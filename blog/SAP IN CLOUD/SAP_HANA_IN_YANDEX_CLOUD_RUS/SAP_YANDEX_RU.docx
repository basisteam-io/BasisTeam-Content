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800" w:rsidRPr="00AA6800" w:rsidRDefault="00AA6800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AA6800">
        <w:rPr>
          <w:rFonts w:ascii="Times New Roman" w:eastAsia="Times New Roman" w:hAnsi="Times New Roman" w:cs="Times New Roman"/>
          <w:b/>
          <w:sz w:val="32"/>
          <w:szCs w:val="32"/>
        </w:rPr>
        <w:t>SAP</w:t>
      </w:r>
      <w:r w:rsidR="008C66C2" w:rsidRPr="008C66C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8C66C2">
        <w:rPr>
          <w:rFonts w:ascii="Times New Roman" w:eastAsia="Times New Roman" w:hAnsi="Times New Roman" w:cs="Times New Roman"/>
          <w:b/>
          <w:sz w:val="32"/>
          <w:szCs w:val="32"/>
        </w:rPr>
        <w:t>HANA</w:t>
      </w:r>
      <w:ins w:id="0" w:author="Пользователь Windows" w:date="2020-08-16T17:45:00Z">
        <w:r w:rsidR="008509CC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t xml:space="preserve"> XSA</w:t>
        </w:r>
      </w:ins>
      <w:r w:rsidRPr="00E8137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AA680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 Яндекс Облаке.</w:t>
      </w:r>
    </w:p>
    <w:p w:rsidR="00AA6800" w:rsidRPr="008C66C2" w:rsidRDefault="00AA6800" w:rsidP="004677D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Продолжаем эксперименты по установке различных SAP систем в Яндекс Облаке. </w:t>
      </w: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Платформа SAP Netweaver ABAP AS, установка которой  была рассмотрена в предыдущей статье изначально работала на широком спектре баз данных. Среди которых как принадлежащие компании SAP (SAP MaxDB, SAP ASE) так  и базы данных </w:t>
      </w:r>
      <w:ins w:id="1" w:author="Пользователь Windows" w:date="2020-08-01T09:35:00Z">
        <w:r w:rsidR="00160E79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от</w:t>
        </w:r>
      </w:ins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сторонних производителей (DB2, Oracle и MS SQL Server). Ситуация кардинально начала меняться в 2015 году с выходом  SAP HANA (High-performance Analytic Appliance). Эта </w:t>
      </w:r>
      <w:ins w:id="2" w:author="Пользователь Windows" w:date="2020-08-16T23:57:00Z">
        <w:r w:rsidR="001738EA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база данных </w:t>
        </w:r>
      </w:ins>
      <w:del w:id="3" w:author="Пользователь Windows" w:date="2020-08-16T23:57:00Z">
        <w:r w:rsidRPr="008C66C2" w:rsidDel="001738EA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БД </w:delText>
        </w:r>
      </w:del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позиционировалась компанией SAP как революционный для рынка продукт:</w:t>
      </w:r>
    </w:p>
    <w:p w:rsidR="008C66C2" w:rsidRPr="008C66C2" w:rsidRDefault="008C66C2" w:rsidP="008C66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обработка всех запросов осуществляется исключительно в оперативной памяти</w:t>
      </w:r>
    </w:p>
    <w:p w:rsidR="008C66C2" w:rsidRPr="008C66C2" w:rsidRDefault="008C66C2" w:rsidP="008C66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совмещение построчного и поколоночного хранение данных</w:t>
      </w:r>
    </w:p>
    <w:p w:rsidR="008C66C2" w:rsidRPr="008C66C2" w:rsidRDefault="008C66C2" w:rsidP="008C66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встроенные библиотеки PAL (Predictive Analytics Library), BFL (Business Function Library), Text Analysis, SAP HANA SQLScript и другие инструменты для подготовки данных на стороне базы данных и таким образом уменьшения обмена данными с сервером приложений.</w:t>
      </w: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 </w:t>
      </w: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Чтобы максимально использовать потенциал новой БД в SAP перерабатывают свою флагманскую ERP-система, которая выходит в 2015 году под названием S/4HANA и уже работает исключительно на базе SAP HANA. В последствии глубоко переработанные  HANA - версии появляются у других популярных продуктов хранилища данных BW (Business Warehouse) - решение выходит на рынок под названием SAP BW/4HANA и у CRM-системы - решение выходит на рынок под названием SAP C/4HANA</w:t>
      </w: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Остальные SAP ABAP и JAVA системы, например, шина данных SAP Process Orсhestration  теперь могут использовать SAP HANA, как одну из доступных для ус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тановки баз данных, наряду с Or</w:t>
      </w: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a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c</w:t>
      </w: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le, DB2 и другими.</w:t>
      </w: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Поскольку SAP HANA является мультиконтейнерной базой данных,  типичный корпоративный SAP - ландшафт выглядит следующим образом</w:t>
      </w:r>
    </w:p>
    <w:p w:rsidR="008C66C2" w:rsidRDefault="008C66C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C66C2" w:rsidRDefault="004D5AD0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38239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P_HANA_YANDEX_RU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D0" w:rsidRPr="000E630F" w:rsidRDefault="004D5AD0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4717C" w:rsidRDefault="0064717C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этом скриношоте каждый тенант </w:t>
      </w:r>
      <w:del w:id="4" w:author="Пользователь Windows" w:date="2020-08-16T17:11:00Z">
        <w:r w:rsidRPr="0064717C" w:rsidDel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(Databa</w:delText>
        </w:r>
      </w:del>
      <w:del w:id="5" w:author="Пользователь Windows" w:date="2020-08-16T17:10:00Z">
        <w:r w:rsidRPr="0064717C" w:rsidDel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se Name</w:delText>
        </w:r>
      </w:del>
      <w:del w:id="6" w:author="Пользователь Windows" w:date="2020-08-16T17:11:00Z">
        <w:r w:rsidRPr="0064717C" w:rsidDel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)  -</w:delText>
        </w:r>
      </w:del>
      <w:ins w:id="7" w:author="Пользователь Windows" w:date="2020-08-16T17:11:00Z">
        <w:r w:rsidR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–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</w:t>
      </w:r>
      <w:ins w:id="8" w:author="Пользователь Windows" w:date="2020-08-16T17:11:00Z">
        <w:r w:rsidR="00B11EF5" w:rsidRPr="00B11EF5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" w:author="Пользователь Windows" w:date="2020-08-16T17:12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10" w:author="Пользователь Windows" w:date="2020-08-16T17:12:00Z">
        <w:r w:rsidR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изолированная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 данных какой-либо SAP системы (SAP Process Orсhestration, SAP EWM, SAP ATTP, SAP S/4HANA и т.д) </w:t>
      </w:r>
      <w:del w:id="11" w:author="Пользователь Windows" w:date="2020-08-17T00:24:00Z">
        <w:r w:rsidRPr="0064717C" w:rsidDel="00E5649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использующейся в компании</w:delText>
        </w:r>
      </w:del>
      <w:ins w:id="12" w:author="Пользователь Windows" w:date="2020-08-16T17:12:00Z">
        <w:r w:rsidR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внутри одной инсталляции </w:t>
        </w:r>
        <w:r w:rsidR="00B11EF5"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="00B11EF5" w:rsidRPr="008509C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3" w:author="Пользователь Windows" w:date="2020-08-16T17:12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B11EF5">
          <w:rPr>
            <w:rFonts w:ascii="Times New Roman" w:eastAsia="Times New Roman" w:hAnsi="Times New Roman" w:cs="Times New Roman"/>
            <w:sz w:val="28"/>
            <w:szCs w:val="28"/>
          </w:rPr>
          <w:t>HANA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E2D71" w:rsidDel="006E2D71" w:rsidRDefault="006E2D71" w:rsidP="0064717C">
      <w:pPr>
        <w:spacing w:after="0" w:line="240" w:lineRule="auto"/>
        <w:rPr>
          <w:del w:id="14" w:author="Пользователь Windows" w:date="2020-08-02T20:53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208A4" w:rsidRPr="009F3D09" w:rsidRDefault="009F3D09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 врменем у </w:t>
      </w:r>
      <w:r>
        <w:rPr>
          <w:rFonts w:ascii="Times New Roman" w:eastAsia="Times New Roman" w:hAnsi="Times New Roman" w:cs="Times New Roman"/>
          <w:sz w:val="28"/>
          <w:szCs w:val="28"/>
        </w:rPr>
        <w:t>SAP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</w:t>
      </w:r>
      <w:r w:rsidR="00B208A4">
        <w:rPr>
          <w:rFonts w:ascii="Times New Roman" w:eastAsia="Times New Roman" w:hAnsi="Times New Roman" w:cs="Times New Roman"/>
          <w:sz w:val="28"/>
          <w:szCs w:val="28"/>
          <w:lang w:val="ru-RU"/>
        </w:rPr>
        <w:t>оявились такж</w:t>
      </w:r>
      <w:r w:rsidR="00AB57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коммерческие продукты которые предсталяют собой связку веб-приложение </w:t>
      </w:r>
      <w:r w:rsidRPr="009F3D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 данных</w:t>
      </w:r>
      <w:r w:rsidRPr="009F3D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9F3D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HANA</w:t>
      </w:r>
      <w:del w:id="15" w:author="Пользователь Windows" w:date="2020-08-02T20:52:00Z">
        <w:r w:rsidRPr="009F3D09" w:rsidDel="00516D2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</w:delText>
        </w:r>
        <w:r w:rsidDel="00516D22">
          <w:rPr>
            <w:rFonts w:ascii="Times New Roman" w:eastAsia="Times New Roman" w:hAnsi="Times New Roman" w:cs="Times New Roman"/>
            <w:sz w:val="28"/>
            <w:szCs w:val="28"/>
          </w:rPr>
          <w:delText>XS</w:delText>
        </w:r>
      </w:del>
    </w:p>
    <w:p w:rsidR="009F3D09" w:rsidRPr="006253FF" w:rsidRDefault="009F3D09" w:rsidP="0064717C">
      <w:pPr>
        <w:spacing w:after="0" w:line="240" w:lineRule="auto"/>
        <w:rPr>
          <w:noProof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Например</w:t>
      </w:r>
      <w:r w:rsidRPr="006253F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253FF" w:rsidRPr="006253FF">
        <w:rPr>
          <w:rFonts w:ascii="Times New Roman" w:eastAsia="Times New Roman" w:hAnsi="Times New Roman" w:cs="Times New Roman"/>
          <w:sz w:val="28"/>
          <w:szCs w:val="28"/>
        </w:rPr>
        <w:t>SAP Medical Research Insights.</w:t>
      </w:r>
      <w:ins w:id="16" w:author="Пользователь Windows" w:date="2020-08-01T09:37:00Z">
        <w:r w:rsidR="00160E79" w:rsidRPr="00160E79">
          <w:rPr>
            <w:rFonts w:ascii="Times New Roman" w:eastAsia="Times New Roman" w:hAnsi="Times New Roman" w:cs="Times New Roman"/>
            <w:sz w:val="28"/>
            <w:szCs w:val="28"/>
            <w:rPrChange w:id="17" w:author="Пользователь Windows" w:date="2020-08-01T09:3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Данная система</w:t>
        </w:r>
      </w:ins>
      <w:del w:id="18" w:author="Пользователь Windows" w:date="2020-08-01T09:37:00Z">
        <w:r w:rsidR="006253FF" w:rsidRPr="00160E79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9" w:author="Пользователь Windows" w:date="2020-08-01T09:37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delText xml:space="preserve"> </w:delText>
        </w:r>
        <w:r w:rsidR="006253FF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Продукт</w:delText>
        </w:r>
        <w:r w:rsidR="006253FF" w:rsidRPr="00160E79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, </w:delText>
        </w:r>
        <w:r w:rsidR="006253FF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который</w:delText>
        </w:r>
      </w:del>
      <w:r w:rsidR="006253FF" w:rsidRPr="00160E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53FF"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del w:id="20" w:author="Пользователь Windows" w:date="2020-08-01T09:37:00Z">
        <w:r w:rsidR="006253FF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е</w:delText>
        </w:r>
      </w:del>
      <w:r w:rsidR="006253FF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ins w:id="21" w:author="Пользователь Windows" w:date="2020-08-01T09:37:00Z">
        <w:r w:rsidR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а</w:t>
        </w:r>
      </w:ins>
      <w:r w:rsidR="0062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помочь врачам выработать правильный план лечения, опирающийся на огромный массив данных, в том числе и о генетических исследованиях.</w:t>
      </w:r>
    </w:p>
    <w:p w:rsidR="009F3D09" w:rsidRPr="006253FF" w:rsidRDefault="009F3D09" w:rsidP="0064717C">
      <w:pPr>
        <w:spacing w:after="0" w:line="240" w:lineRule="auto"/>
        <w:rPr>
          <w:noProof/>
          <w:lang w:val="ru-RU"/>
        </w:rPr>
      </w:pPr>
    </w:p>
    <w:p w:rsidR="00B208A4" w:rsidRDefault="009F3D09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7FD22C" wp14:editId="1641CC9B">
            <wp:extent cx="6152515" cy="34607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A4" w:rsidRDefault="00B208A4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208A4" w:rsidRDefault="00B208A4" w:rsidP="0064717C">
      <w:pPr>
        <w:spacing w:after="0" w:line="240" w:lineRule="auto"/>
        <w:rPr>
          <w:ins w:id="22" w:author="Пользователь Windows" w:date="2020-08-02T20:52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16D22" w:rsidRDefault="00AA3BD5">
      <w:pPr>
        <w:rPr>
          <w:ins w:id="23" w:author="Пользователь Windows" w:date="2020-08-16T15:18:00Z"/>
          <w:rFonts w:ascii="Times New Roman" w:eastAsia="Times New Roman" w:hAnsi="Times New Roman" w:cs="Times New Roman"/>
          <w:sz w:val="28"/>
          <w:szCs w:val="28"/>
          <w:lang w:val="ru-RU"/>
        </w:rPr>
        <w:pPrChange w:id="24" w:author="Пользователь Windows" w:date="2020-08-02T21:18:00Z">
          <w:pPr>
            <w:spacing w:after="0" w:line="240" w:lineRule="auto"/>
          </w:pPr>
        </w:pPrChange>
      </w:pPr>
      <w:ins w:id="25" w:author="Пользователь Windows" w:date="2020-08-02T21:17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Еще один важный момент это наличие в архитектуре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26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SAP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27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HANA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 встроенного веб сервера (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28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SAP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29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HANA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30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Extended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31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rPrChange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32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Application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33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rPrChange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34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Service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). Данный сервере имеет привелегерованный доступ к базе данных и позволяет выполнять приложения на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Java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,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Python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,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Node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js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и других расспространных языках программирования. В версии сервиса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Advanced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Model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(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XSA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)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в ландшафте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HANA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появляется такой функционал, </w:t>
        </w:r>
      </w:ins>
      <w:ins w:id="35" w:author="Пользователь Windows" w:date="2020-08-03T00:47:00Z"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как </w:t>
        </w:r>
      </w:ins>
      <w:ins w:id="36" w:author="Пользователь Windows" w:date="2020-08-02T21:17:00Z"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интегрированная среда разработки с веб-интерфейсом (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WEB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IDE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),</w:t>
        </w:r>
      </w:ins>
      <w:ins w:id="37" w:author="Пользователь Windows" w:date="2020-08-03T00:47:00Z"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486F74">
          <w:rPr>
            <w:rFonts w:ascii="Times New Roman" w:eastAsia="Times New Roman" w:hAnsi="Times New Roman" w:cs="Times New Roman"/>
            <w:sz w:val="28"/>
            <w:szCs w:val="28"/>
          </w:rPr>
          <w:t>Codereview</w:t>
        </w:r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38" w:author="Пользователь Windows" w:date="2020-08-03T08:14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(</w:t>
        </w:r>
        <w:r w:rsidR="00486F74" w:rsidRPr="00AE12BC">
          <w:rPr>
            <w:rFonts w:ascii="Times New Roman" w:eastAsia="Times New Roman" w:hAnsi="Times New Roman" w:cs="Times New Roman"/>
            <w:sz w:val="28"/>
            <w:szCs w:val="28"/>
            <w:rPrChange w:id="39" w:author="Пользователь Windows" w:date="2020-08-03T00:48:00Z">
              <w:rPr>
                <w:rFonts w:ascii="Arial" w:hAnsi="Arial" w:cs="Arial"/>
                <w:color w:val="333333"/>
                <w:sz w:val="21"/>
                <w:szCs w:val="21"/>
                <w:shd w:val="clear" w:color="auto" w:fill="FAFAFA"/>
              </w:rPr>
            </w:rPrChange>
          </w:rPr>
          <w:t>Gerrit</w:t>
        </w:r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40" w:author="Пользователь Windows" w:date="2020-08-03T08:14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)</w:t>
        </w:r>
      </w:ins>
      <w:ins w:id="41" w:author="Пользователь Windows" w:date="2020-08-02T21:17:00Z"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планировщик зданий (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AE12BC">
          <w:rPr>
            <w:rFonts w:ascii="Times New Roman" w:eastAsia="Times New Roman" w:hAnsi="Times New Roman" w:cs="Times New Roman"/>
            <w:sz w:val="28"/>
            <w:szCs w:val="28"/>
            <w:rPrChange w:id="42" w:author="Пользователь Windows" w:date="2020-08-03T00:48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XS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AE12BC">
          <w:rPr>
            <w:rFonts w:ascii="Times New Roman" w:eastAsia="Times New Roman" w:hAnsi="Times New Roman" w:cs="Times New Roman"/>
            <w:sz w:val="28"/>
            <w:szCs w:val="28"/>
            <w:rPrChange w:id="43" w:author="Пользователь Windows" w:date="2020-08-03T00:48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JOB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AE12BC">
          <w:rPr>
            <w:rFonts w:ascii="Times New Roman" w:eastAsia="Times New Roman" w:hAnsi="Times New Roman" w:cs="Times New Roman"/>
            <w:sz w:val="28"/>
            <w:szCs w:val="28"/>
            <w:rPrChange w:id="44" w:author="Пользователь Windows" w:date="2020-08-03T00:48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SCHEDULER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)</w:t>
        </w:r>
      </w:ins>
      <w:ins w:id="45" w:author="Пользователь Windows" w:date="2020-08-03T00:47:00Z"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46" w:author="Пользователь Windows" w:date="2020-08-03T08:14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47" w:author="Пользователь Windows" w:date="2020-08-03T00:48:00Z"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 многое другое</w:t>
        </w:r>
      </w:ins>
      <w:ins w:id="48" w:author="Пользователь Windows" w:date="2020-08-15T17:15:00Z">
        <w:r w:rsidR="008F34D7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</w:ins>
    </w:p>
    <w:p w:rsidR="00F87CEE" w:rsidRPr="0020585C" w:rsidRDefault="00F87CEE">
      <w:pPr>
        <w:rPr>
          <w:ins w:id="49" w:author="Пользователь Windows" w:date="2020-08-16T15:18:00Z"/>
          <w:rFonts w:ascii="Times New Roman" w:eastAsia="Times New Roman" w:hAnsi="Times New Roman" w:cs="Times New Roman"/>
          <w:sz w:val="28"/>
          <w:szCs w:val="28"/>
          <w:lang w:val="ru-RU"/>
          <w:rPrChange w:id="50" w:author="Пользователь Windows" w:date="2020-08-17T11:48:00Z">
            <w:rPr>
              <w:ins w:id="51" w:author="Пользователь Windows" w:date="2020-08-16T15:18:00Z"/>
              <w:rFonts w:ascii="Times New Roman" w:eastAsia="Times New Roman" w:hAnsi="Times New Roman" w:cs="Times New Roman"/>
              <w:sz w:val="28"/>
              <w:szCs w:val="28"/>
            </w:rPr>
          </w:rPrChange>
        </w:rPr>
        <w:pPrChange w:id="52" w:author="Пользователь Windows" w:date="2020-08-02T21:18:00Z">
          <w:pPr>
            <w:spacing w:after="0" w:line="240" w:lineRule="auto"/>
          </w:pPr>
        </w:pPrChange>
      </w:pPr>
    </w:p>
    <w:p w:rsidR="00F87CEE" w:rsidRPr="0020585C" w:rsidRDefault="00F87CEE">
      <w:pPr>
        <w:rPr>
          <w:ins w:id="53" w:author="Пользователь Windows" w:date="2020-08-16T15:18:00Z"/>
          <w:rFonts w:ascii="Times New Roman" w:eastAsia="Times New Roman" w:hAnsi="Times New Roman" w:cs="Times New Roman"/>
          <w:sz w:val="28"/>
          <w:szCs w:val="28"/>
          <w:lang w:val="ru-RU"/>
          <w:rPrChange w:id="54" w:author="Пользователь Windows" w:date="2020-08-17T11:48:00Z">
            <w:rPr>
              <w:ins w:id="55" w:author="Пользователь Windows" w:date="2020-08-16T15:18:00Z"/>
              <w:rFonts w:ascii="Times New Roman" w:eastAsia="Times New Roman" w:hAnsi="Times New Roman" w:cs="Times New Roman"/>
              <w:sz w:val="28"/>
              <w:szCs w:val="28"/>
            </w:rPr>
          </w:rPrChange>
        </w:rPr>
        <w:pPrChange w:id="56" w:author="Пользователь Windows" w:date="2020-08-02T21:18:00Z">
          <w:pPr>
            <w:spacing w:after="0" w:line="240" w:lineRule="auto"/>
          </w:pPr>
        </w:pPrChange>
      </w:pPr>
    </w:p>
    <w:p w:rsidR="008F34D7" w:rsidRPr="0020585C" w:rsidRDefault="00F87CEE">
      <w:pPr>
        <w:rPr>
          <w:ins w:id="57" w:author="Пользователь Windows" w:date="2020-08-16T15:07:00Z"/>
          <w:rFonts w:ascii="Times New Roman" w:eastAsia="Times New Roman" w:hAnsi="Times New Roman" w:cs="Times New Roman"/>
          <w:sz w:val="28"/>
          <w:szCs w:val="28"/>
          <w:lang w:val="ru-RU"/>
        </w:rPr>
        <w:pPrChange w:id="58" w:author="Пользователь Windows" w:date="2020-08-02T21:18:00Z">
          <w:pPr>
            <w:spacing w:after="0" w:line="240" w:lineRule="auto"/>
          </w:pPr>
        </w:pPrChange>
      </w:pPr>
      <w:ins w:id="59" w:author="Пользователь Windows" w:date="2020-08-16T15:18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Архитектура</w:t>
        </w:r>
        <w:r w:rsidRPr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0" w:author="Пользователь Windows" w:date="2020-08-17T11:4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HANA</w:t>
        </w:r>
        <w:r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1" w:author="Пользователь Windows" w:date="2020-08-17T11:4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XS</w:t>
        </w:r>
      </w:ins>
      <w:ins w:id="62" w:author="Пользователь Windows" w:date="2020-08-16T17:46:00Z">
        <w:r w:rsidR="008509CC"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3" w:author="Пользователь Windows" w:date="2020-08-17T11:4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8509CC">
          <w:rPr>
            <w:rFonts w:ascii="Times New Roman" w:eastAsia="Times New Roman" w:hAnsi="Times New Roman" w:cs="Times New Roman"/>
            <w:sz w:val="28"/>
            <w:szCs w:val="28"/>
          </w:rPr>
          <w:t>Adv</w:t>
        </w:r>
        <w:r w:rsidR="008509CC"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4" w:author="Пользователь Windows" w:date="2020-08-17T11:4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8F34D7" w:rsidRPr="00980D8A" w:rsidRDefault="00F87CEE">
      <w:pPr>
        <w:rPr>
          <w:ins w:id="65" w:author="Пользователь Windows" w:date="2020-08-02T20:52:00Z"/>
          <w:rFonts w:ascii="Times New Roman" w:eastAsia="Times New Roman" w:hAnsi="Times New Roman" w:cs="Times New Roman"/>
          <w:sz w:val="24"/>
          <w:szCs w:val="24"/>
          <w:lang w:val="ru-RU"/>
          <w:rPrChange w:id="66" w:author="Пользователь Windows" w:date="2020-08-15T17:15:00Z">
            <w:rPr>
              <w:ins w:id="67" w:author="Пользователь Windows" w:date="2020-08-02T20:52:00Z"/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pPrChange w:id="68" w:author="Пользователь Windows" w:date="2020-08-02T21:18:00Z">
          <w:pPr>
            <w:spacing w:after="0" w:line="240" w:lineRule="auto"/>
          </w:pPr>
        </w:pPrChange>
      </w:pPr>
      <w:ins w:id="69" w:author="Пользователь Windows" w:date="2020-08-16T15:18:00Z">
        <w:r>
          <w:rPr>
            <w:noProof/>
          </w:rPr>
          <w:lastRenderedPageBreak/>
          <w:drawing>
            <wp:inline distT="0" distB="0" distL="0" distR="0" wp14:anchorId="6E9A10FE" wp14:editId="3D24A5C8">
              <wp:extent cx="6152515" cy="3336290"/>
              <wp:effectExtent l="0" t="0" r="635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336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6D22" w:rsidRPr="0064717C" w:rsidRDefault="00516D22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4717C" w:rsidRPr="0064717C" w:rsidRDefault="0064717C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По</w:t>
      </w:r>
      <w:ins w:id="70" w:author="Пользователь Windows" w:date="2020-08-15T17:15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явление и постоянное развитие </w:t>
        </w:r>
      </w:ins>
      <w:ins w:id="71" w:author="Пользователь Windows" w:date="2020-08-15T17:16:00Z">
        <w:r w:rsidR="00980D8A"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="00980D8A" w:rsidRPr="00980D8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72" w:author="Пользователь Windows" w:date="2020-08-15T17:16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980D8A">
          <w:rPr>
            <w:rFonts w:ascii="Times New Roman" w:eastAsia="Times New Roman" w:hAnsi="Times New Roman" w:cs="Times New Roman"/>
            <w:sz w:val="28"/>
            <w:szCs w:val="28"/>
          </w:rPr>
          <w:t>HANA</w:t>
        </w:r>
        <w:r w:rsidR="00980D8A" w:rsidRPr="00980D8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73" w:author="Пользователь Windows" w:date="2020-08-15T17:16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del w:id="74" w:author="Пользователь Windows" w:date="2020-08-15T17:15:00Z">
        <w:r w:rsidRPr="0064717C" w:rsidDel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явление такого нового продукта 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требует новых знаний у администраторов </w:t>
      </w:r>
      <w:del w:id="75" w:author="Пользователь Windows" w:date="2020-08-01T09:38:00Z">
        <w:r w:rsidRPr="0064717C" w:rsidDel="00B2539D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SAP-систем 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del w:id="76" w:author="Пользователь Windows" w:date="2020-08-01T09:38:00Z">
        <w:r w:rsidRPr="0064717C" w:rsidDel="00B2539D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ABAP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разработчиков</w:t>
      </w:r>
      <w:ins w:id="77" w:author="Пользователь Windows" w:date="2020-08-01T09:39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78" w:author="Пользователь Windows" w:date="2020-08-15T17:16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приложений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. Возможность установить и экспериментировать со своей собственной </w:t>
      </w:r>
      <w:ins w:id="79" w:author="Пользователь Windows" w:date="2020-08-15T17:16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базой</w:t>
        </w:r>
      </w:ins>
      <w:ins w:id="80" w:author="Пользователь Windows" w:date="2020-08-15T17:28:00Z">
        <w:r w:rsidR="00F619E5" w:rsidRPr="00F619E5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81" w:author="Пользователь Windows" w:date="2020-08-15T17:2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619E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 средой разработки</w:t>
        </w:r>
      </w:ins>
      <w:ins w:id="82" w:author="Пользователь Windows" w:date="2020-08-15T17:16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в облаке</w:t>
        </w:r>
      </w:ins>
      <w:del w:id="83" w:author="Пользователь Windows" w:date="2020-08-15T17:16:00Z">
        <w:r w:rsidRPr="0064717C" w:rsidDel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SAP HANA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  представляется в этом случае далеко не лишней.</w:t>
      </w:r>
    </w:p>
    <w:p w:rsidR="0064717C" w:rsidRPr="0064717C" w:rsidRDefault="0064717C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Однако SAP HANA будет интересна не только в </w:t>
      </w:r>
      <w:del w:id="84" w:author="Пользователь Windows" w:date="2020-08-15T17:17:00Z">
        <w:r w:rsidRPr="0064717C" w:rsidDel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такой </w:delText>
        </w:r>
      </w:del>
      <w:del w:id="85" w:author="Пользователь Windows" w:date="2020-08-01T09:37:00Z">
        <w:r w:rsidRPr="0064717C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узкой  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Enterprise-среде</w:t>
      </w:r>
      <w:ins w:id="86" w:author="Пользователь Windows" w:date="2020-08-15T17:29:00Z">
        <w:r w:rsidR="00F619E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,</w:t>
        </w:r>
      </w:ins>
      <w:ins w:id="87" w:author="Пользователь Windows" w:date="2020-08-15T17:17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и</w:t>
        </w:r>
      </w:ins>
      <w:ins w:id="88" w:author="Пользователь Windows" w:date="2020-08-15T17:29:00Z">
        <w:r w:rsidR="00F619E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не только</w:t>
        </w:r>
      </w:ins>
      <w:ins w:id="89" w:author="Пользователь Windows" w:date="2020-08-15T17:17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среди разработчиков </w:t>
        </w:r>
        <w:r w:rsidR="00980D8A">
          <w:rPr>
            <w:rFonts w:ascii="Times New Roman" w:eastAsia="Times New Roman" w:hAnsi="Times New Roman" w:cs="Times New Roman"/>
            <w:sz w:val="28"/>
            <w:szCs w:val="28"/>
          </w:rPr>
          <w:t>SAP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  Благодаря гибкой лицензионной политики этот продукт можно бесплатно установить и использовать, в том числе и в коммерческих целях (размер в этом случае ограничен 32 GB) Возможно приведённый ниже пример установки и использования даст идею о том какое место может занять </w:t>
      </w:r>
      <w:ins w:id="90" w:author="Пользователь Windows" w:date="2020-08-02T20:52:00Z">
        <w:r w:rsidR="00516D2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база данных 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SAP HANA</w:t>
      </w:r>
      <w:r w:rsidR="00502071" w:rsidRPr="00C12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ins w:id="91" w:author="Пользователь Windows" w:date="2020-08-02T20:53:00Z">
        <w:r w:rsidR="00516D2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и </w:t>
        </w:r>
      </w:ins>
      <w:ins w:id="92" w:author="Пользователь Windows" w:date="2020-08-02T21:18:00Z"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3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SAP</w:t>
        </w:r>
        <w:r w:rsidR="00AA3BD5"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4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HANA</w:t>
        </w:r>
        <w:r w:rsidR="00AA3BD5"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5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Extended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6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rPrChange>
          </w:rPr>
          <w:t xml:space="preserve"> 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7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Application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8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rPrChange>
          </w:rPr>
          <w:t xml:space="preserve"> 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9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Service</w:t>
        </w:r>
        <w:r w:rsidR="00AA3BD5" w:rsidRPr="00486F74" w:rsidDel="00516D2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00" w:author="Пользователь Windows" w:date="2020-08-03T00:47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del w:id="101" w:author="Пользователь Windows" w:date="2020-08-02T20:52:00Z">
        <w:r w:rsidR="00502071" w:rsidRPr="00E8402B" w:rsidDel="00516D2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02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delText>XS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Вашем проекте.</w:t>
      </w:r>
    </w:p>
    <w:p w:rsidR="002A0BF2" w:rsidRPr="0032342F" w:rsidRDefault="002A0BF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1748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4677DC" w:rsidRPr="00E8137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Шаг 1.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Скачиваем установочные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файлы</w:t>
      </w:r>
      <w:r w:rsidR="005E1575"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5E1575" w:rsidRPr="00317487">
        <w:rPr>
          <w:rFonts w:ascii="Times New Roman" w:eastAsia="Times New Roman" w:hAnsi="Times New Roman" w:cs="Times New Roman"/>
          <w:b/>
          <w:sz w:val="32"/>
          <w:szCs w:val="32"/>
        </w:rPr>
        <w:t>SAP</w:t>
      </w:r>
      <w:r w:rsidR="00CD7F1A" w:rsidRPr="008371F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CD7F1A">
        <w:rPr>
          <w:rFonts w:ascii="Times New Roman" w:eastAsia="Times New Roman" w:hAnsi="Times New Roman" w:cs="Times New Roman"/>
          <w:b/>
          <w:sz w:val="32"/>
          <w:szCs w:val="32"/>
        </w:rPr>
        <w:t>HANA</w:t>
      </w:r>
    </w:p>
    <w:p w:rsidR="00317487" w:rsidRPr="0032342F" w:rsidRDefault="0031748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222F9" w:rsidRDefault="004677DC" w:rsidP="001222F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Заходим</w:t>
      </w:r>
      <w:r w:rsidRP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на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  <w:r w:rsidRP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страницу</w:t>
      </w:r>
      <w:r w:rsidR="008371F5" w:rsidRP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загрузки</w:t>
      </w:r>
      <w:r w:rsidR="00DC5C0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1E0EC1">
        <w:fldChar w:fldCharType="begin"/>
      </w:r>
      <w:r w:rsidR="001E0EC1" w:rsidRPr="00160E79">
        <w:rPr>
          <w:lang w:val="ru-RU"/>
          <w:rPrChange w:id="103" w:author="Пользователь Windows" w:date="2020-08-01T09:35:00Z">
            <w:rPr/>
          </w:rPrChange>
        </w:rPr>
        <w:instrText xml:space="preserve"> </w:instrText>
      </w:r>
      <w:r w:rsidR="001E0EC1">
        <w:instrText>HYPERLINK</w:instrText>
      </w:r>
      <w:r w:rsidR="001E0EC1" w:rsidRPr="00160E79">
        <w:rPr>
          <w:lang w:val="ru-RU"/>
          <w:rPrChange w:id="104" w:author="Пользователь Windows" w:date="2020-08-01T09:35:00Z">
            <w:rPr/>
          </w:rPrChange>
        </w:rPr>
        <w:instrText xml:space="preserve"> "</w:instrText>
      </w:r>
      <w:r w:rsidR="001E0EC1">
        <w:instrText>https</w:instrText>
      </w:r>
      <w:r w:rsidR="001E0EC1" w:rsidRPr="00160E79">
        <w:rPr>
          <w:lang w:val="ru-RU"/>
          <w:rPrChange w:id="105" w:author="Пользователь Windows" w:date="2020-08-01T09:35:00Z">
            <w:rPr/>
          </w:rPrChange>
        </w:rPr>
        <w:instrText>://</w:instrText>
      </w:r>
      <w:r w:rsidR="001E0EC1">
        <w:instrText>www</w:instrText>
      </w:r>
      <w:r w:rsidR="001E0EC1" w:rsidRPr="00160E79">
        <w:rPr>
          <w:lang w:val="ru-RU"/>
          <w:rPrChange w:id="106" w:author="Пользователь Windows" w:date="2020-08-01T09:35:00Z">
            <w:rPr/>
          </w:rPrChange>
        </w:rPr>
        <w:instrText>.</w:instrText>
      </w:r>
      <w:r w:rsidR="001E0EC1">
        <w:instrText>sap</w:instrText>
      </w:r>
      <w:r w:rsidR="001E0EC1" w:rsidRPr="00160E79">
        <w:rPr>
          <w:lang w:val="ru-RU"/>
          <w:rPrChange w:id="107" w:author="Пользователь Windows" w:date="2020-08-01T09:35:00Z">
            <w:rPr/>
          </w:rPrChange>
        </w:rPr>
        <w:instrText>.</w:instrText>
      </w:r>
      <w:r w:rsidR="001E0EC1">
        <w:instrText>com</w:instrText>
      </w:r>
      <w:r w:rsidR="001E0EC1" w:rsidRPr="00160E79">
        <w:rPr>
          <w:lang w:val="ru-RU"/>
          <w:rPrChange w:id="108" w:author="Пользователь Windows" w:date="2020-08-01T09:35:00Z">
            <w:rPr/>
          </w:rPrChange>
        </w:rPr>
        <w:instrText>/</w:instrText>
      </w:r>
      <w:r w:rsidR="001E0EC1">
        <w:instrText>cmp</w:instrText>
      </w:r>
      <w:r w:rsidR="001E0EC1" w:rsidRPr="00160E79">
        <w:rPr>
          <w:lang w:val="ru-RU"/>
          <w:rPrChange w:id="109" w:author="Пользователь Windows" w:date="2020-08-01T09:35:00Z">
            <w:rPr/>
          </w:rPrChange>
        </w:rPr>
        <w:instrText>/</w:instrText>
      </w:r>
      <w:r w:rsidR="001E0EC1">
        <w:instrText>td</w:instrText>
      </w:r>
      <w:r w:rsidR="001E0EC1" w:rsidRPr="00160E79">
        <w:rPr>
          <w:lang w:val="ru-RU"/>
          <w:rPrChange w:id="110" w:author="Пользователь Windows" w:date="2020-08-01T09:35:00Z">
            <w:rPr/>
          </w:rPrChange>
        </w:rPr>
        <w:instrText>/</w:instrText>
      </w:r>
      <w:r w:rsidR="001E0EC1">
        <w:instrText>sap</w:instrText>
      </w:r>
      <w:r w:rsidR="001E0EC1" w:rsidRPr="00160E79">
        <w:rPr>
          <w:lang w:val="ru-RU"/>
          <w:rPrChange w:id="111" w:author="Пользователь Windows" w:date="2020-08-01T09:35:00Z">
            <w:rPr/>
          </w:rPrChange>
        </w:rPr>
        <w:instrText>-</w:instrText>
      </w:r>
      <w:r w:rsidR="001E0EC1">
        <w:instrText>hana</w:instrText>
      </w:r>
      <w:r w:rsidR="001E0EC1" w:rsidRPr="00160E79">
        <w:rPr>
          <w:lang w:val="ru-RU"/>
          <w:rPrChange w:id="112" w:author="Пользователь Windows" w:date="2020-08-01T09:35:00Z">
            <w:rPr/>
          </w:rPrChange>
        </w:rPr>
        <w:instrText>-</w:instrText>
      </w:r>
      <w:r w:rsidR="001E0EC1">
        <w:instrText>express</w:instrText>
      </w:r>
      <w:r w:rsidR="001E0EC1" w:rsidRPr="00160E79">
        <w:rPr>
          <w:lang w:val="ru-RU"/>
          <w:rPrChange w:id="113" w:author="Пользователь Windows" w:date="2020-08-01T09:35:00Z">
            <w:rPr/>
          </w:rPrChange>
        </w:rPr>
        <w:instrText>-</w:instrText>
      </w:r>
      <w:r w:rsidR="001E0EC1">
        <w:instrText>edition</w:instrText>
      </w:r>
      <w:r w:rsidR="001E0EC1" w:rsidRPr="00160E79">
        <w:rPr>
          <w:lang w:val="ru-RU"/>
          <w:rPrChange w:id="114" w:author="Пользователь Windows" w:date="2020-08-01T09:35:00Z">
            <w:rPr/>
          </w:rPrChange>
        </w:rPr>
        <w:instrText>.</w:instrText>
      </w:r>
      <w:r w:rsidR="001E0EC1">
        <w:instrText>html</w:instrText>
      </w:r>
      <w:r w:rsidR="001E0EC1" w:rsidRPr="00160E79">
        <w:rPr>
          <w:lang w:val="ru-RU"/>
          <w:rPrChange w:id="115" w:author="Пользователь Windows" w:date="2020-08-01T09:35:00Z">
            <w:rPr/>
          </w:rPrChange>
        </w:rPr>
        <w:instrText xml:space="preserve">" </w:instrText>
      </w:r>
      <w:r w:rsidR="001E0EC1">
        <w:fldChar w:fldCharType="separate"/>
      </w:r>
      <w:r w:rsidR="008371F5" w:rsidRPr="00DC5C0F">
        <w:rPr>
          <w:rStyle w:val="Hyperlink"/>
          <w:rFonts w:ascii="Times New Roman" w:eastAsia="Times New Roman" w:hAnsi="Times New Roman" w:cs="Times New Roman"/>
          <w:sz w:val="28"/>
          <w:szCs w:val="28"/>
          <w:lang w:val="ru-RU"/>
        </w:rPr>
        <w:t>SAP HANA, express edition</w:t>
      </w:r>
      <w:r w:rsidRPr="00DC5C0F">
        <w:rPr>
          <w:rStyle w:val="Hyperlink"/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 </w:t>
      </w:r>
      <w:r w:rsidR="001E0EC1">
        <w:rPr>
          <w:rStyle w:val="Hyperlink"/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fldChar w:fldCharType="end"/>
      </w:r>
    </w:p>
    <w:p w:rsidR="001222F9" w:rsidRPr="00307703" w:rsidRDefault="00307703" w:rsidP="001222F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и </w:t>
      </w:r>
      <w:r w:rsidRPr="00307703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е</w:t>
      </w:r>
      <w:r w:rsidR="001222F9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сли у Вас нет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учетной записи 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SAP</w:t>
      </w:r>
      <w:r w:rsidRPr="00307703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ins w:id="116" w:author="Пользователь Windows" w:date="2020-08-16T22:55:00Z">
        <w:r w:rsidR="007D200A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необходимо</w:t>
        </w:r>
      </w:ins>
      <w:del w:id="117" w:author="Пользователь Windows" w:date="2020-08-16T22:55:00Z">
        <w:r w:rsidDel="007D200A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>–</w:delText>
        </w:r>
      </w:del>
      <w:r w:rsidRPr="00307703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пройти простую регистрацию</w:t>
      </w:r>
    </w:p>
    <w:p w:rsidR="001222F9" w:rsidRPr="0032342F" w:rsidRDefault="001222F9" w:rsidP="001222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Default="001222F9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AC532" wp14:editId="64F08BA4">
            <wp:extent cx="6152515" cy="56203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03" w:rsidRDefault="0030770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3DE" w:rsidRPr="00E7479D" w:rsidRDefault="00C613D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Скачи</w:t>
      </w:r>
      <w:r w:rsidR="00E7479D">
        <w:rPr>
          <w:rFonts w:ascii="Times New Roman" w:eastAsia="Times New Roman" w:hAnsi="Times New Roman" w:cs="Times New Roman"/>
          <w:sz w:val="28"/>
          <w:szCs w:val="28"/>
          <w:lang w:val="ru-RU"/>
        </w:rPr>
        <w:t>ваем</w:t>
      </w:r>
      <w:r w:rsidR="00E7479D" w:rsidRPr="00E747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479D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E7479D" w:rsidRPr="00E747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479D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запускаем</w:t>
      </w:r>
      <w:r w:rsidR="00E7479D" w:rsidRPr="00E747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479D">
        <w:rPr>
          <w:rFonts w:ascii="Times New Roman" w:eastAsia="Times New Roman" w:hAnsi="Times New Roman" w:cs="Times New Roman"/>
          <w:sz w:val="28"/>
          <w:szCs w:val="28"/>
        </w:rPr>
        <w:t>SAP HANA Express Edition Download</w:t>
      </w:r>
      <w:r w:rsidR="00E7479D" w:rsidRPr="00E747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479D">
        <w:rPr>
          <w:rFonts w:ascii="Times New Roman" w:eastAsia="Times New Roman" w:hAnsi="Times New Roman" w:cs="Times New Roman"/>
          <w:sz w:val="28"/>
          <w:szCs w:val="28"/>
        </w:rPr>
        <w:t>Manager</w:t>
      </w:r>
    </w:p>
    <w:p w:rsidR="002A33DE" w:rsidRDefault="002A33DE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31B13" wp14:editId="198A6813">
            <wp:extent cx="6152515" cy="377634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9D" w:rsidRDefault="00E7479D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F58587" wp14:editId="5CD4396D">
            <wp:extent cx="3876675" cy="2419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9D" w:rsidRDefault="00E7479D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57240" w:rsidRPr="00B84BE8" w:rsidRDefault="00F569C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>Download</w:t>
      </w:r>
      <w:r w:rsidRPr="002D36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Manager</w:t>
      </w:r>
      <w:r w:rsidR="002D3663" w:rsidRPr="002D36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D3663">
        <w:rPr>
          <w:rFonts w:ascii="Times New Roman" w:eastAsia="Times New Roman" w:hAnsi="Times New Roman" w:cs="Times New Roman"/>
          <w:sz w:val="28"/>
          <w:szCs w:val="28"/>
          <w:lang w:val="ru-RU"/>
        </w:rPr>
        <w:t>укажем следующие варианты загрузки</w:t>
      </w:r>
    </w:p>
    <w:p w:rsidR="002D3663" w:rsidRDefault="002D366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Платформа</w:t>
      </w:r>
      <w:r w:rsidRPr="007150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150C8" w:rsidRPr="007150C8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150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150C8">
        <w:rPr>
          <w:rFonts w:ascii="Times New Roman" w:eastAsia="Times New Roman" w:hAnsi="Times New Roman" w:cs="Times New Roman"/>
          <w:sz w:val="28"/>
          <w:szCs w:val="28"/>
        </w:rPr>
        <w:t>Linux/x86 – 64</w:t>
      </w:r>
    </w:p>
    <w:p w:rsidR="007150C8" w:rsidRDefault="007150C8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Image – Binary Installer</w:t>
      </w:r>
    </w:p>
    <w:p w:rsidR="00730AE1" w:rsidRPr="00882D50" w:rsidRDefault="00730AE1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Package </w:t>
      </w:r>
      <w:del w:id="118" w:author="Пользователь Windows" w:date="2020-08-01T09:41:00Z">
        <w:r w:rsidDel="00882D50">
          <w:rPr>
            <w:rFonts w:ascii="Times New Roman" w:eastAsia="Times New Roman" w:hAnsi="Times New Roman" w:cs="Times New Roman"/>
            <w:sz w:val="28"/>
            <w:szCs w:val="28"/>
          </w:rPr>
          <w:delText>-</w:delText>
        </w:r>
      </w:del>
      <w:ins w:id="119" w:author="Пользователь Windows" w:date="2020-08-01T09:41:00Z">
        <w:r w:rsidR="00882D50">
          <w:rPr>
            <w:rFonts w:ascii="Times New Roman" w:eastAsia="Times New Roman" w:hAnsi="Times New Roman" w:cs="Times New Roman"/>
            <w:sz w:val="28"/>
            <w:szCs w:val="28"/>
          </w:rPr>
          <w:t>–</w:t>
        </w:r>
      </w:ins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ins w:id="120" w:author="Пользователь Windows" w:date="2020-08-01T09:41:00Z">
        <w:r w:rsidR="00882D50">
          <w:rPr>
            <w:rFonts w:ascii="Times New Roman" w:eastAsia="Times New Roman" w:hAnsi="Times New Roman" w:cs="Times New Roman"/>
            <w:sz w:val="28"/>
            <w:szCs w:val="28"/>
          </w:rPr>
          <w:t>Applications*</w:t>
        </w:r>
      </w:ins>
    </w:p>
    <w:p w:rsidR="00E7479D" w:rsidRDefault="00E7479D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del w:id="121" w:author="Пользователь Windows" w:date="2020-08-16T22:56:00Z">
        <w:r w:rsidDel="007D200A">
          <w:rPr>
            <w:noProof/>
          </w:rPr>
          <w:lastRenderedPageBreak/>
          <w:drawing>
            <wp:inline distT="0" distB="0" distL="0" distR="0" wp14:anchorId="135BAD00" wp14:editId="1D69B824">
              <wp:extent cx="6152515" cy="4398010"/>
              <wp:effectExtent l="0" t="0" r="635" b="254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43980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22" w:author="Пользователь Windows" w:date="2020-08-16T22:59:00Z">
        <w:r w:rsidR="007D200A" w:rsidRPr="007D200A">
          <w:rPr>
            <w:noProof/>
          </w:rPr>
          <w:t xml:space="preserve"> </w:t>
        </w:r>
        <w:r w:rsidR="007D200A">
          <w:rPr>
            <w:noProof/>
          </w:rPr>
          <w:drawing>
            <wp:inline distT="0" distB="0" distL="0" distR="0" wp14:anchorId="13C06A66" wp14:editId="66D0F1D7">
              <wp:extent cx="6152515" cy="4410075"/>
              <wp:effectExtent l="0" t="0" r="635" b="9525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4410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7479D" w:rsidRDefault="00E7479D" w:rsidP="004677DC">
      <w:pPr>
        <w:spacing w:after="0" w:line="240" w:lineRule="auto"/>
        <w:rPr>
          <w:ins w:id="123" w:author="Пользователь Windows" w:date="2020-08-01T09:41:00Z"/>
          <w:rFonts w:ascii="Times New Roman" w:eastAsia="Times New Roman" w:hAnsi="Times New Roman" w:cs="Times New Roman"/>
          <w:sz w:val="28"/>
          <w:szCs w:val="28"/>
        </w:rPr>
      </w:pPr>
    </w:p>
    <w:p w:rsidR="00882D50" w:rsidRPr="006E2D71" w:rsidRDefault="00794E75">
      <w:pPr>
        <w:pStyle w:val="ListParagraph"/>
        <w:spacing w:after="0" w:line="240" w:lineRule="auto"/>
        <w:rPr>
          <w:ins w:id="124" w:author="Пользователь Windows" w:date="2020-08-01T09:41:00Z"/>
          <w:rFonts w:ascii="Times New Roman" w:eastAsia="Times New Roman" w:hAnsi="Times New Roman" w:cs="Times New Roman"/>
          <w:sz w:val="28"/>
          <w:szCs w:val="28"/>
          <w:rPrChange w:id="125" w:author="Пользователь Windows" w:date="2020-08-02T20:58:00Z">
            <w:rPr>
              <w:ins w:id="126" w:author="Пользователь Windows" w:date="2020-08-01T09:41:00Z"/>
            </w:rPr>
          </w:rPrChange>
        </w:rPr>
        <w:pPrChange w:id="127" w:author="Пользователь Windows" w:date="2020-08-01T09:42:00Z">
          <w:pPr>
            <w:spacing w:after="0" w:line="240" w:lineRule="auto"/>
          </w:pPr>
        </w:pPrChange>
      </w:pPr>
      <w:ins w:id="128" w:author="Пользователь Windows" w:date="2020-08-01T09:42:00Z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* -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Под</w:t>
        </w:r>
        <w:r w:rsidRPr="009A3CBA">
          <w:rPr>
            <w:rFonts w:ascii="Times New Roman" w:eastAsia="Times New Roman" w:hAnsi="Times New Roman" w:cs="Times New Roman"/>
            <w:sz w:val="28"/>
            <w:szCs w:val="28"/>
            <w:rPrChange w:id="129" w:author="Пользователь Windows" w:date="2020-08-01T09:4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Applications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подразумевается</w:t>
        </w:r>
        <w:r w:rsidRPr="009A3CBA">
          <w:rPr>
            <w:rFonts w:ascii="Times New Roman" w:eastAsia="Times New Roman" w:hAnsi="Times New Roman" w:cs="Times New Roman"/>
            <w:sz w:val="28"/>
            <w:szCs w:val="28"/>
            <w:rPrChange w:id="130" w:author="Пользователь Windows" w:date="2020-08-01T09:4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131" w:author="Пользователь Windows" w:date="2020-08-01T09:47:00Z"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база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32" w:author="Пользователь Windows" w:date="2020-08-01T09:4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данных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33" w:author="Пользователь Windows" w:date="2020-08-01T09:4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</w:rPr>
          <w:t>SAP HANA</w:t>
        </w:r>
      </w:ins>
      <w:ins w:id="134" w:author="Пользователь Windows" w:date="2020-08-01T09:49:00Z"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35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,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сервер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36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приложений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37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38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139" w:author="Пользователь Windows" w:date="2020-08-01T09:48:00Z">
        <w:r w:rsidR="009A3CBA">
          <w:rPr>
            <w:rFonts w:ascii="Times New Roman" w:eastAsia="Times New Roman" w:hAnsi="Times New Roman" w:cs="Times New Roman"/>
            <w:sz w:val="28"/>
            <w:szCs w:val="28"/>
          </w:rPr>
          <w:t>среда</w:t>
        </w:r>
      </w:ins>
      <w:ins w:id="140" w:author="Пользователь Windows" w:date="2020-08-01T09:49:00Z"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41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разработки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42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143" w:author="Пользователь Windows" w:date="2020-08-01T09:47:00Z">
        <w:r w:rsidR="009A3CBA" w:rsidRPr="006063AB">
          <w:rPr>
            <w:rFonts w:ascii="Times New Roman" w:hAnsi="Times New Roman" w:cs="Times New Roman"/>
            <w:sz w:val="28"/>
            <w:szCs w:val="28"/>
          </w:rPr>
          <w:t>SAP HANA Extended Application Services, Advanced Model</w:t>
        </w:r>
      </w:ins>
      <w:ins w:id="144" w:author="Пользователь Windows" w:date="2020-08-02T20:58:00Z">
        <w:r w:rsidR="006E2D71" w:rsidRPr="006E2D71">
          <w:rPr>
            <w:rFonts w:ascii="Times New Roman" w:hAnsi="Times New Roman" w:cs="Times New Roman"/>
            <w:sz w:val="28"/>
            <w:szCs w:val="28"/>
            <w:rPrChange w:id="145" w:author="Пользователь Windows" w:date="2020-08-02T20:58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(</w:t>
        </w:r>
        <w:r w:rsidR="006E2D71">
          <w:rPr>
            <w:rFonts w:ascii="Times New Roman" w:hAnsi="Times New Roman" w:cs="Times New Roman"/>
            <w:sz w:val="28"/>
            <w:szCs w:val="28"/>
          </w:rPr>
          <w:t>XSA</w:t>
        </w:r>
        <w:r w:rsidR="006E2D71" w:rsidRPr="006E2D71">
          <w:rPr>
            <w:rFonts w:ascii="Times New Roman" w:hAnsi="Times New Roman" w:cs="Times New Roman"/>
            <w:sz w:val="28"/>
            <w:szCs w:val="28"/>
            <w:rPrChange w:id="146" w:author="Пользователь Windows" w:date="2020-08-02T20:58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>)</w:t>
        </w:r>
      </w:ins>
    </w:p>
    <w:p w:rsidR="00882D50" w:rsidRDefault="00882D50" w:rsidP="004677DC">
      <w:pPr>
        <w:spacing w:after="0" w:line="240" w:lineRule="auto"/>
        <w:rPr>
          <w:ins w:id="147" w:author="Пользователь Windows" w:date="2020-08-01T09:41:00Z"/>
          <w:rFonts w:ascii="Times New Roman" w:eastAsia="Times New Roman" w:hAnsi="Times New Roman" w:cs="Times New Roman"/>
          <w:sz w:val="28"/>
          <w:szCs w:val="28"/>
        </w:rPr>
      </w:pPr>
    </w:p>
    <w:p w:rsidR="00882D50" w:rsidRPr="001222F9" w:rsidRDefault="00882D50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77DC" w:rsidRPr="0031748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Шаг 2. 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="005E1575"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Создаём виртуальную машину в 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Яндекс Облаке.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D60294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На этом шаге н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ам понадобится следующий бесплатный софт:</w:t>
      </w:r>
    </w:p>
    <w:p w:rsidR="00317487" w:rsidRPr="0032342F" w:rsidRDefault="0031748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PuTTY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–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SSH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-клиент.</w:t>
      </w:r>
    </w:p>
    <w:p w:rsidR="004677DC" w:rsidRPr="0020585C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:rPrChange w:id="148" w:author="Пользователь Windows" w:date="2020-08-17T11:48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PuTTYgen</w:t>
      </w:r>
      <w:r w:rsidRPr="0020585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  <w:rPrChange w:id="149" w:author="Пользователь Windows" w:date="2020-08-17T11:48:00Z">
            <w:rPr>
              <w:rFonts w:ascii="Times New Roman" w:eastAsia="Times New Roman" w:hAnsi="Times New Roman" w:cs="Times New Roman"/>
              <w:color w:val="333333"/>
              <w:sz w:val="28"/>
              <w:szCs w:val="28"/>
              <w:bdr w:val="none" w:sz="0" w:space="0" w:color="auto" w:frame="1"/>
            </w:rPr>
          </w:rPrChange>
        </w:rPr>
        <w:t xml:space="preserve"> –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Генератор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  <w:r w:rsidRPr="0020585C">
        <w:rPr>
          <w:rFonts w:ascii="Times New Roman" w:eastAsia="Times New Roman" w:hAnsi="Times New Roman" w:cs="Times New Roman"/>
          <w:sz w:val="28"/>
          <w:szCs w:val="28"/>
          <w:lang w:val="ru-RU"/>
          <w:rPrChange w:id="150" w:author="Пользователь Windows" w:date="2020-08-17T11:48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Public</w:t>
      </w:r>
      <w:r w:rsidRPr="0020585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  <w:rPrChange w:id="151" w:author="Пользователь Windows" w:date="2020-08-17T11:48:00Z">
            <w:rPr>
              <w:rFonts w:ascii="Times New Roman" w:eastAsia="Times New Roman" w:hAnsi="Times New Roman" w:cs="Times New Roman"/>
              <w:color w:val="333333"/>
              <w:sz w:val="28"/>
              <w:szCs w:val="28"/>
              <w:bdr w:val="none" w:sz="0" w:space="0" w:color="auto" w:frame="1"/>
            </w:rPr>
          </w:rPrChange>
        </w:rPr>
        <w:t>/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Private</w:t>
      </w:r>
      <w:r w:rsidRPr="0020585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  <w:rPrChange w:id="152" w:author="Пользователь Windows" w:date="2020-08-17T11:48:00Z">
            <w:rPr>
              <w:rFonts w:ascii="Times New Roman" w:eastAsia="Times New Roman" w:hAnsi="Times New Roman" w:cs="Times New Roman"/>
              <w:color w:val="333333"/>
              <w:sz w:val="28"/>
              <w:szCs w:val="28"/>
              <w:bdr w:val="none" w:sz="0" w:space="0" w:color="auto" w:frame="1"/>
            </w:rPr>
          </w:rPrChange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ключей</w:t>
      </w:r>
      <w:r w:rsidRPr="0020585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  <w:rPrChange w:id="153" w:author="Пользователь Windows" w:date="2020-08-17T11:48:00Z">
            <w:rPr>
              <w:rFonts w:ascii="Times New Roman" w:eastAsia="Times New Roman" w:hAnsi="Times New Roman" w:cs="Times New Roman"/>
              <w:color w:val="333333"/>
              <w:sz w:val="28"/>
              <w:szCs w:val="28"/>
              <w:bdr w:val="none" w:sz="0" w:space="0" w:color="auto" w:frame="1"/>
            </w:rPr>
          </w:rPrChange>
        </w:rPr>
        <w:t>.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WinSCP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–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SFTP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-клиент.</w:t>
      </w:r>
    </w:p>
    <w:p w:rsidR="003955A1" w:rsidRDefault="003955A1" w:rsidP="004677DC">
      <w:pPr>
        <w:shd w:val="clear" w:color="auto" w:fill="FFFFFF"/>
        <w:spacing w:after="0" w:line="240" w:lineRule="auto"/>
        <w:rPr>
          <w:ins w:id="154" w:author="Пользователь Windows" w:date="2020-08-15T21:25:00Z"/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</w:p>
    <w:p w:rsidR="004677DC" w:rsidRPr="0032342F" w:rsidRDefault="003955A1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ins w:id="155" w:author="Пользователь Windows" w:date="2020-08-15T21:26:00Z">
        <w:r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Как </w:t>
        </w:r>
      </w:ins>
      <w:ins w:id="156" w:author="Пользователь Windows" w:date="2020-08-15T21:25:00Z">
        <w:r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альтернативу для данных приложений можно </w:t>
        </w:r>
      </w:ins>
      <w:ins w:id="157" w:author="Пользователь Windows" w:date="2020-08-15T21:38:00Z">
        <w:r w:rsidR="00F87CEE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также рассмотреть </w:t>
        </w:r>
        <w:r w:rsidR="00051B28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 </w:t>
        </w:r>
      </w:ins>
      <w:ins w:id="158" w:author="Пользователь Windows" w:date="2020-08-16T15:22:00Z">
        <w:r w:rsidR="00F87CEE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приложение </w:t>
        </w:r>
      </w:ins>
      <w:ins w:id="159" w:author="Пользователь Windows" w:date="2020-08-15T21:35:00Z">
        <w:r w:rsidR="00221CBF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</w:rPr>
          <w:t>MobaXTerm</w:t>
        </w:r>
      </w:ins>
      <w:r w:rsidR="004677DC"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Создадим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5E157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связку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Public</w:t>
      </w:r>
      <w:r w:rsidR="005E1575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-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Private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ключ с помощью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PuTTYgen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. </w:t>
      </w: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005E58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8800" cy="5248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P_ABAP_YANDEX_CLOUD_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Регистрируемся / заходим </w:t>
      </w:r>
      <w:r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в Яндекс Облако</w:t>
      </w:r>
      <w:r w:rsidR="00317487"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1E0EC1">
        <w:fldChar w:fldCharType="begin"/>
      </w:r>
      <w:r w:rsidR="001E0EC1" w:rsidRPr="00160E79">
        <w:rPr>
          <w:lang w:val="ru-RU"/>
          <w:rPrChange w:id="160" w:author="Пользователь Windows" w:date="2020-08-01T09:35:00Z">
            <w:rPr/>
          </w:rPrChange>
        </w:rPr>
        <w:instrText xml:space="preserve"> </w:instrText>
      </w:r>
      <w:r w:rsidR="001E0EC1">
        <w:instrText>HYPERLINK</w:instrText>
      </w:r>
      <w:r w:rsidR="001E0EC1" w:rsidRPr="00160E79">
        <w:rPr>
          <w:lang w:val="ru-RU"/>
          <w:rPrChange w:id="161" w:author="Пользователь Windows" w:date="2020-08-01T09:35:00Z">
            <w:rPr/>
          </w:rPrChange>
        </w:rPr>
        <w:instrText xml:space="preserve"> "</w:instrText>
      </w:r>
      <w:r w:rsidR="001E0EC1">
        <w:instrText>https</w:instrText>
      </w:r>
      <w:r w:rsidR="001E0EC1" w:rsidRPr="00160E79">
        <w:rPr>
          <w:lang w:val="ru-RU"/>
          <w:rPrChange w:id="162" w:author="Пользователь Windows" w:date="2020-08-01T09:35:00Z">
            <w:rPr/>
          </w:rPrChange>
        </w:rPr>
        <w:instrText>://</w:instrText>
      </w:r>
      <w:r w:rsidR="001E0EC1">
        <w:instrText>cloud</w:instrText>
      </w:r>
      <w:r w:rsidR="001E0EC1" w:rsidRPr="00160E79">
        <w:rPr>
          <w:lang w:val="ru-RU"/>
          <w:rPrChange w:id="163" w:author="Пользователь Windows" w:date="2020-08-01T09:35:00Z">
            <w:rPr/>
          </w:rPrChange>
        </w:rPr>
        <w:instrText>.</w:instrText>
      </w:r>
      <w:r w:rsidR="001E0EC1">
        <w:instrText>yandex</w:instrText>
      </w:r>
      <w:r w:rsidR="001E0EC1" w:rsidRPr="00160E79">
        <w:rPr>
          <w:lang w:val="ru-RU"/>
          <w:rPrChange w:id="164" w:author="Пользователь Windows" w:date="2020-08-01T09:35:00Z">
            <w:rPr/>
          </w:rPrChange>
        </w:rPr>
        <w:instrText>.</w:instrText>
      </w:r>
      <w:r w:rsidR="001E0EC1">
        <w:instrText>ru</w:instrText>
      </w:r>
      <w:r w:rsidR="001E0EC1" w:rsidRPr="00160E79">
        <w:rPr>
          <w:lang w:val="ru-RU"/>
          <w:rPrChange w:id="165" w:author="Пользователь Windows" w:date="2020-08-01T09:35:00Z">
            <w:rPr/>
          </w:rPrChange>
        </w:rPr>
        <w:instrText xml:space="preserve">/" </w:instrText>
      </w:r>
      <w:r w:rsidR="001E0EC1">
        <w:fldChar w:fldCharType="separate"/>
      </w:r>
      <w:r w:rsidR="00317487" w:rsidRPr="00317487">
        <w:rPr>
          <w:rStyle w:val="Hyperlink"/>
          <w:sz w:val="28"/>
          <w:szCs w:val="28"/>
        </w:rPr>
        <w:t>https</w:t>
      </w:r>
      <w:r w:rsidR="00317487" w:rsidRPr="00317487">
        <w:rPr>
          <w:rStyle w:val="Hyperlink"/>
          <w:sz w:val="28"/>
          <w:szCs w:val="28"/>
          <w:lang w:val="ru-RU"/>
        </w:rPr>
        <w:t>://</w:t>
      </w:r>
      <w:r w:rsidR="00317487" w:rsidRPr="00317487">
        <w:rPr>
          <w:rStyle w:val="Hyperlink"/>
          <w:sz w:val="28"/>
          <w:szCs w:val="28"/>
        </w:rPr>
        <w:t>cloud</w:t>
      </w:r>
      <w:r w:rsidR="00317487" w:rsidRPr="00317487">
        <w:rPr>
          <w:rStyle w:val="Hyperlink"/>
          <w:sz w:val="28"/>
          <w:szCs w:val="28"/>
          <w:lang w:val="ru-RU"/>
        </w:rPr>
        <w:t>.</w:t>
      </w:r>
      <w:r w:rsidR="00317487" w:rsidRPr="00317487">
        <w:rPr>
          <w:rStyle w:val="Hyperlink"/>
          <w:sz w:val="28"/>
          <w:szCs w:val="28"/>
        </w:rPr>
        <w:t>yandex</w:t>
      </w:r>
      <w:r w:rsidR="00317487" w:rsidRPr="00317487">
        <w:rPr>
          <w:rStyle w:val="Hyperlink"/>
          <w:sz w:val="28"/>
          <w:szCs w:val="28"/>
          <w:lang w:val="ru-RU"/>
        </w:rPr>
        <w:t>.</w:t>
      </w:r>
      <w:r w:rsidR="00317487" w:rsidRPr="00317487">
        <w:rPr>
          <w:rStyle w:val="Hyperlink"/>
          <w:sz w:val="28"/>
          <w:szCs w:val="28"/>
        </w:rPr>
        <w:t>ru</w:t>
      </w:r>
      <w:r w:rsidR="00317487" w:rsidRPr="00317487">
        <w:rPr>
          <w:rStyle w:val="Hyperlink"/>
          <w:sz w:val="28"/>
          <w:szCs w:val="28"/>
          <w:lang w:val="ru-RU"/>
        </w:rPr>
        <w:t>/</w:t>
      </w:r>
      <w:r w:rsidR="001E0EC1">
        <w:rPr>
          <w:rStyle w:val="Hyperlink"/>
          <w:sz w:val="28"/>
          <w:szCs w:val="28"/>
          <w:lang w:val="ru-RU"/>
        </w:rPr>
        <w:fldChar w:fldCharType="end"/>
      </w:r>
      <w:r w:rsidR="00317487"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Переходим в раздел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Compute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Cloud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приступаем к созданию виртуальной машины.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E941AB" w:rsidRDefault="006A07EC" w:rsidP="006A07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Имя виртуальной машины</w:t>
      </w:r>
      <w:r w:rsidRPr="006A07E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5E157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941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E2242">
        <w:rPr>
          <w:rFonts w:ascii="Times New Roman" w:eastAsia="Times New Roman" w:hAnsi="Times New Roman" w:cs="Times New Roman"/>
          <w:sz w:val="28"/>
          <w:szCs w:val="28"/>
        </w:rPr>
        <w:t>saphana</w:t>
      </w:r>
      <w:r w:rsidR="00A44003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E5355F" w:rsidRPr="00AE2242" w:rsidRDefault="005E1575" w:rsidP="00AE224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Зададим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подходящие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</w:t>
      </w:r>
      <w:r w:rsidR="00317487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ВМ</w:t>
      </w:r>
      <w:r w:rsidR="00D96AF9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E2242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E22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руководстве по установке для </w:t>
      </w:r>
      <w:r w:rsidR="00AE2242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SAP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</w:rPr>
        <w:t>HANA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</w:rPr>
        <w:t>Express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AE2242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Edition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(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</w:rPr>
        <w:t>Server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+ 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</w:rPr>
        <w:t>Application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)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видим следующие рекомендуемые параметры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:rsidR="004677DC" w:rsidRPr="00AE2242" w:rsidRDefault="004677DC" w:rsidP="00C9113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AE224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C91134" w:rsidRPr="0032342F" w:rsidRDefault="00C91134" w:rsidP="00C9113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4A7BB2D1" wp14:editId="77CD30E7">
            <wp:extent cx="6152515" cy="23050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75" w:rsidRPr="0032342F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5355F" w:rsidRDefault="00AE2242" w:rsidP="00E535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Зададим их при создании нашей виртуальной машины.</w:t>
      </w:r>
    </w:p>
    <w:p w:rsidR="00AE2242" w:rsidRPr="00AE2242" w:rsidRDefault="00AE2242" w:rsidP="00E535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5355F" w:rsidRPr="00160E79" w:rsidRDefault="00E5355F" w:rsidP="00E5355F">
      <w:pPr>
        <w:rPr>
          <w:rFonts w:ascii="Times New Roman" w:eastAsia="Times New Roman" w:hAnsi="Times New Roman" w:cs="Times New Roman"/>
          <w:sz w:val="28"/>
          <w:szCs w:val="28"/>
          <w:rPrChange w:id="166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  <w:r w:rsidRPr="00160E79">
        <w:rPr>
          <w:rFonts w:ascii="Times New Roman" w:eastAsia="Times New Roman" w:hAnsi="Times New Roman" w:cs="Times New Roman"/>
          <w:sz w:val="28"/>
          <w:szCs w:val="28"/>
          <w:rPrChange w:id="167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>vCPU - 2,</w:t>
      </w:r>
    </w:p>
    <w:p w:rsidR="00E5355F" w:rsidRPr="00160E79" w:rsidRDefault="00E5355F" w:rsidP="00E5355F">
      <w:pPr>
        <w:rPr>
          <w:rFonts w:ascii="Times New Roman" w:eastAsia="Times New Roman" w:hAnsi="Times New Roman" w:cs="Times New Roman"/>
          <w:sz w:val="28"/>
          <w:szCs w:val="28"/>
          <w:rPrChange w:id="168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  <w:r w:rsidRPr="00160E79">
        <w:rPr>
          <w:rFonts w:ascii="Times New Roman" w:eastAsia="Times New Roman" w:hAnsi="Times New Roman" w:cs="Times New Roman"/>
          <w:sz w:val="28"/>
          <w:szCs w:val="28"/>
          <w:rPrChange w:id="169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 xml:space="preserve"> RAM – 32GB,</w:t>
      </w:r>
    </w:p>
    <w:p w:rsidR="00E5355F" w:rsidRPr="00160E79" w:rsidRDefault="00982F06" w:rsidP="00E5355F">
      <w:pPr>
        <w:rPr>
          <w:rFonts w:ascii="Times New Roman" w:eastAsia="Times New Roman" w:hAnsi="Times New Roman" w:cs="Times New Roman"/>
          <w:sz w:val="28"/>
          <w:szCs w:val="28"/>
          <w:rPrChange w:id="170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  <w:r w:rsidRPr="00160E79">
        <w:rPr>
          <w:rFonts w:ascii="Times New Roman" w:eastAsia="Times New Roman" w:hAnsi="Times New Roman" w:cs="Times New Roman"/>
          <w:sz w:val="28"/>
          <w:szCs w:val="28"/>
          <w:rPrChange w:id="171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>1</w:t>
      </w:r>
      <w:r w:rsidR="00E009DA" w:rsidRPr="00160E79">
        <w:rPr>
          <w:rFonts w:ascii="Times New Roman" w:eastAsia="Times New Roman" w:hAnsi="Times New Roman" w:cs="Times New Roman"/>
          <w:sz w:val="28"/>
          <w:szCs w:val="28"/>
          <w:rPrChange w:id="172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 xml:space="preserve">5 </w:t>
      </w:r>
      <w:r w:rsidR="00E5355F" w:rsidRPr="00160E79">
        <w:rPr>
          <w:rFonts w:ascii="Times New Roman" w:eastAsia="Times New Roman" w:hAnsi="Times New Roman" w:cs="Times New Roman"/>
          <w:sz w:val="28"/>
          <w:szCs w:val="28"/>
          <w:rPrChange w:id="173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 xml:space="preserve">GB + </w:t>
      </w:r>
      <w:del w:id="174" w:author="Пользователь Windows" w:date="2020-08-09T14:56:00Z">
        <w:r w:rsidR="00E5355F" w:rsidRPr="00160E79" w:rsidDel="00AF25D8">
          <w:rPr>
            <w:rFonts w:ascii="Times New Roman" w:eastAsia="Times New Roman" w:hAnsi="Times New Roman" w:cs="Times New Roman"/>
            <w:sz w:val="28"/>
            <w:szCs w:val="28"/>
            <w:rPrChange w:id="175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delText>1</w:delText>
        </w:r>
        <w:r w:rsidR="00E0128D" w:rsidRPr="00160E79" w:rsidDel="00AF25D8">
          <w:rPr>
            <w:rFonts w:ascii="Times New Roman" w:eastAsia="Times New Roman" w:hAnsi="Times New Roman" w:cs="Times New Roman"/>
            <w:sz w:val="28"/>
            <w:szCs w:val="28"/>
            <w:rPrChange w:id="176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delText>2</w:delText>
        </w:r>
        <w:r w:rsidR="00E5355F" w:rsidRPr="00160E79" w:rsidDel="00AF25D8">
          <w:rPr>
            <w:rFonts w:ascii="Times New Roman" w:eastAsia="Times New Roman" w:hAnsi="Times New Roman" w:cs="Times New Roman"/>
            <w:sz w:val="28"/>
            <w:szCs w:val="28"/>
            <w:rPrChange w:id="177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delText xml:space="preserve">0 </w:delText>
        </w:r>
      </w:del>
      <w:ins w:id="178" w:author="Пользователь Windows" w:date="2020-08-09T14:56:00Z">
        <w:r w:rsidR="00AF25D8" w:rsidRPr="00160E79">
          <w:rPr>
            <w:rFonts w:ascii="Times New Roman" w:eastAsia="Times New Roman" w:hAnsi="Times New Roman" w:cs="Times New Roman"/>
            <w:sz w:val="28"/>
            <w:szCs w:val="28"/>
            <w:rPrChange w:id="179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1</w:t>
        </w:r>
        <w:r w:rsidR="00AF25D8">
          <w:rPr>
            <w:rFonts w:ascii="Times New Roman" w:eastAsia="Times New Roman" w:hAnsi="Times New Roman" w:cs="Times New Roman"/>
            <w:sz w:val="28"/>
            <w:szCs w:val="28"/>
          </w:rPr>
          <w:t>5</w:t>
        </w:r>
        <w:r w:rsidR="00AF25D8" w:rsidRPr="00160E79">
          <w:rPr>
            <w:rFonts w:ascii="Times New Roman" w:eastAsia="Times New Roman" w:hAnsi="Times New Roman" w:cs="Times New Roman"/>
            <w:sz w:val="28"/>
            <w:szCs w:val="28"/>
            <w:rPrChange w:id="180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0 </w:t>
        </w:r>
      </w:ins>
      <w:r w:rsidR="00E5355F" w:rsidRPr="00160E79">
        <w:rPr>
          <w:rFonts w:ascii="Times New Roman" w:eastAsia="Times New Roman" w:hAnsi="Times New Roman" w:cs="Times New Roman"/>
          <w:sz w:val="28"/>
          <w:szCs w:val="28"/>
          <w:rPrChange w:id="181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>GB</w:t>
      </w:r>
      <w:r w:rsidR="00304DC3" w:rsidRPr="00160E79">
        <w:rPr>
          <w:rFonts w:ascii="Times New Roman" w:eastAsia="Times New Roman" w:hAnsi="Times New Roman" w:cs="Times New Roman"/>
          <w:sz w:val="28"/>
          <w:szCs w:val="28"/>
          <w:rPrChange w:id="182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 xml:space="preserve">, </w:t>
      </w:r>
      <w:r w:rsidR="00304DC3">
        <w:rPr>
          <w:rFonts w:ascii="Times New Roman" w:eastAsia="Times New Roman" w:hAnsi="Times New Roman" w:cs="Times New Roman"/>
          <w:sz w:val="28"/>
          <w:szCs w:val="28"/>
          <w:lang w:val="ru-RU"/>
        </w:rPr>
        <w:t>где</w:t>
      </w:r>
    </w:p>
    <w:p w:rsidR="00E5355F" w:rsidRPr="00E5355F" w:rsidRDefault="00982F06" w:rsidP="00E535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501F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E0128D" w:rsidRPr="00E012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 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GB (загрузочный</w:t>
      </w:r>
      <w:r w:rsidR="002036B3" w:rsidRPr="0020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0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диск - </w:t>
      </w:r>
      <w:r w:rsidR="002036B3">
        <w:rPr>
          <w:rFonts w:ascii="Times New Roman" w:eastAsia="Times New Roman" w:hAnsi="Times New Roman" w:cs="Times New Roman"/>
          <w:sz w:val="28"/>
          <w:szCs w:val="28"/>
        </w:rPr>
        <w:t>SSD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5355F" w:rsidRPr="00E5355F" w:rsidRDefault="00E0128D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del w:id="183" w:author="Пользователь Windows" w:date="2020-08-09T14:56:00Z">
        <w:r w:rsidRPr="002036B3" w:rsidDel="00AF25D8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120 </w:delText>
        </w:r>
      </w:del>
      <w:ins w:id="184" w:author="Пользователь Windows" w:date="2020-08-09T14:56:00Z">
        <w:r w:rsidR="00AF25D8" w:rsidRPr="002036B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1</w:t>
        </w:r>
        <w:r w:rsidR="00AF25D8" w:rsidRPr="00980D8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85" w:author="Пользователь Windows" w:date="2020-08-15T17:15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5</w:t>
        </w:r>
        <w:r w:rsidR="00AF25D8" w:rsidRPr="002036B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0 </w:t>
        </w:r>
      </w:ins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GB (данные</w:t>
      </w:r>
      <w:r w:rsidR="002036B3" w:rsidRPr="0020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20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 </w:t>
      </w:r>
      <w:r w:rsidR="002036B3">
        <w:rPr>
          <w:rFonts w:ascii="Times New Roman" w:eastAsia="Times New Roman" w:hAnsi="Times New Roman" w:cs="Times New Roman"/>
          <w:sz w:val="28"/>
          <w:szCs w:val="28"/>
        </w:rPr>
        <w:t>HDD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AE2242" w:rsidRPr="002036B3" w:rsidRDefault="00AE224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:rsidR="002036B3" w:rsidRPr="002036B3" w:rsidRDefault="002036B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  <w:t>* - т.к. SAP HANA</w:t>
      </w:r>
      <w:del w:id="186" w:author="Пользователь Windows" w:date="2020-08-01T09:45:00Z">
        <w:r w:rsidDel="009A3CBA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shd w:val="clear" w:color="auto" w:fill="FFFFFF"/>
            <w:lang w:val="ru-RU"/>
          </w:rPr>
          <w:delText xml:space="preserve"> XS</w:delText>
        </w:r>
      </w:del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все операции проводит в оперативной памяти в качестве носителя для снепшота данных мы можем выбрать более медленный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HDD</w:t>
      </w:r>
    </w:p>
    <w:p w:rsidR="00E308E4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41A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="00D96AF9" w:rsidRPr="00D96AF9"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операционной системы выберем последнюю стабильную ОС OpenSUSE, на момент написания статьи – это версия ОС OpenSUSE 42.3</w:t>
      </w:r>
    </w:p>
    <w:p w:rsidR="001B00E6" w:rsidRPr="00160E79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:rPrChange w:id="187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</w:p>
    <w:p w:rsidR="001B00E6" w:rsidRPr="0032342F" w:rsidRDefault="002036B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F724520" wp14:editId="5CD5AC00">
            <wp:extent cx="6152515" cy="282384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Укажем Логин 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Public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SSH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-ключ, сгенерированный с помощью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PuTTYgen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AC27D1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5B1CB4F" wp14:editId="789F816C">
            <wp:extent cx="6152515" cy="35534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67051C" w:rsidRDefault="0067051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</w:p>
    <w:p w:rsidR="0067051C" w:rsidRDefault="0067051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lastRenderedPageBreak/>
        <w:br/>
      </w:r>
    </w:p>
    <w:p w:rsidR="004677DC" w:rsidRPr="00743F2B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67051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Шаг 3. Подготавливаем виртуальную машину к установке </w:t>
      </w:r>
      <w:r w:rsidRPr="0067051C">
        <w:rPr>
          <w:rFonts w:ascii="Times New Roman" w:eastAsia="Times New Roman" w:hAnsi="Times New Roman" w:cs="Times New Roman"/>
          <w:b/>
          <w:bCs/>
          <w:sz w:val="32"/>
          <w:szCs w:val="32"/>
        </w:rPr>
        <w:t>SAP</w:t>
      </w:r>
      <w:r w:rsidR="00E63B81" w:rsidRPr="00743F2B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743F2B">
        <w:rPr>
          <w:rFonts w:ascii="Times New Roman" w:eastAsia="Times New Roman" w:hAnsi="Times New Roman" w:cs="Times New Roman"/>
          <w:b/>
          <w:bCs/>
          <w:sz w:val="32"/>
          <w:szCs w:val="32"/>
        </w:rPr>
        <w:t>HANA</w:t>
      </w:r>
      <w:r w:rsidR="00743F2B" w:rsidRPr="00743F2B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ins w:id="188" w:author="Пользователь Windows" w:date="2020-08-01T09:45:00Z">
        <w:r w:rsidR="009A3CBA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t>XS</w:t>
        </w:r>
      </w:ins>
      <w:ins w:id="189" w:author="Пользователь Windows" w:date="2020-08-18T14:45:00Z">
        <w:r w:rsidR="00D60294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t>A</w:t>
        </w:r>
      </w:ins>
      <w:del w:id="190" w:author="Пользователь Windows" w:date="2020-08-01T09:45:00Z">
        <w:r w:rsidR="00743F2B" w:rsidDel="00794E75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XS</w:delText>
        </w:r>
      </w:del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Находим в настройках Публичный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IPv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4 адрес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9710FB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744345"/>
            <wp:effectExtent l="0" t="0" r="63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AP_ABAP_YANDEX_CLOUD_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Подключаемся к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67051C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созданной ВМ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</w:rPr>
        <w:t>Putty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клиента, у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казав в подключении 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публичный </w:t>
      </w:r>
      <w:r w:rsidR="00590FC7">
        <w:rPr>
          <w:rFonts w:ascii="Times New Roman" w:eastAsia="Times New Roman" w:hAnsi="Times New Roman" w:cs="Times New Roman"/>
          <w:sz w:val="28"/>
          <w:szCs w:val="28"/>
        </w:rPr>
        <w:t>IPv</w:t>
      </w:r>
      <w:r w:rsidR="00590FC7"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, заданный логин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путь к 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</w:rPr>
        <w:t>Private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96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ключу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8E29F5"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6672" cy="4084674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AP_ABAP_YANDEX_CLOUD_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A29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br/>
      </w: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E5355F" w:rsidRPr="00E5355F" w:rsidRDefault="00E5355F" w:rsidP="00E535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Подготовим файловую структуру к установке.</w:t>
      </w:r>
    </w:p>
    <w:p w:rsidR="00E5355F" w:rsidRPr="005C42FB" w:rsidRDefault="00E5355F" w:rsidP="005C42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42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lsblk </w:t>
      </w:r>
    </w:p>
    <w:p w:rsidR="00E5355F" w:rsidRPr="00E5355F" w:rsidRDefault="00473EAB" w:rsidP="00E5355F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da – boot диск,  v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db –диск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созданный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 данные.</w:t>
      </w:r>
    </w:p>
    <w:p w:rsidR="00E5355F" w:rsidRDefault="00E5355F" w:rsidP="00E5355F">
      <w:pPr>
        <w:ind w:left="360"/>
        <w:rPr>
          <w:lang w:val="ru-RU"/>
        </w:rPr>
      </w:pPr>
    </w:p>
    <w:p w:rsidR="00806E65" w:rsidRDefault="00480AC5" w:rsidP="00E5355F">
      <w:pPr>
        <w:ind w:left="360"/>
        <w:rPr>
          <w:lang w:val="ru-RU"/>
        </w:rPr>
      </w:pPr>
      <w:del w:id="191" w:author="Пользователь Windows" w:date="2020-08-09T14:58:00Z">
        <w:r w:rsidDel="00AF25D8">
          <w:rPr>
            <w:noProof/>
          </w:rPr>
          <w:drawing>
            <wp:inline distT="0" distB="0" distL="0" distR="0" wp14:anchorId="7CE26D6B" wp14:editId="30A27E66">
              <wp:extent cx="4429125" cy="1419225"/>
              <wp:effectExtent l="0" t="0" r="9525" b="9525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125" cy="1419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92" w:author="Пользователь Windows" w:date="2020-08-09T14:58:00Z">
        <w:r w:rsidR="00AF25D8" w:rsidRPr="00980D8A">
          <w:rPr>
            <w:noProof/>
            <w:lang w:val="ru-RU"/>
            <w:rPrChange w:id="193" w:author="Пользователь Windows" w:date="2020-08-15T17:14:00Z">
              <w:rPr>
                <w:noProof/>
              </w:rPr>
            </w:rPrChange>
          </w:rPr>
          <w:t xml:space="preserve"> </w:t>
        </w:r>
        <w:r w:rsidR="00AF25D8">
          <w:rPr>
            <w:noProof/>
          </w:rPr>
          <w:drawing>
            <wp:inline distT="0" distB="0" distL="0" distR="0" wp14:anchorId="45F0EA47" wp14:editId="2D8BBFF0">
              <wp:extent cx="4343400" cy="1190625"/>
              <wp:effectExtent l="0" t="0" r="0" b="9525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43400" cy="1190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A1AE3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2A1AE3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r>
        <w:rPr>
          <w:rFonts w:ascii="Segoe UI" w:eastAsia="Times New Roman" w:hAnsi="Segoe UI" w:cs="Segoe UI"/>
          <w:sz w:val="23"/>
          <w:szCs w:val="23"/>
          <w:lang w:val="ru-RU"/>
        </w:rPr>
        <w:t>SAP рекомендует следующую файловую струкуру</w:t>
      </w:r>
    </w:p>
    <w:p w:rsidR="002A1AE3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2A1AE3" w:rsidRPr="002A1AE3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B63B2BF" wp14:editId="6A330217">
            <wp:extent cx="6152515" cy="4567555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6D" w:rsidRDefault="00F6556D" w:rsidP="00F6556D">
      <w:pPr>
        <w:shd w:val="clear" w:color="auto" w:fill="FFFFFF"/>
        <w:spacing w:after="225" w:line="240" w:lineRule="auto"/>
        <w:rPr>
          <w:ins w:id="194" w:author="Пользователь Windows" w:date="2020-07-28T00:19:00Z"/>
          <w:rFonts w:ascii="Segoe UI" w:eastAsia="Times New Roman" w:hAnsi="Segoe UI" w:cs="Segoe UI"/>
          <w:sz w:val="23"/>
          <w:szCs w:val="23"/>
        </w:rPr>
      </w:pPr>
      <w:ins w:id="195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>/usr/sap</w:t>
        </w:r>
      </w:ins>
      <w:ins w:id="196" w:author="Пользователь Windows" w:date="2020-07-28T17:00:00Z">
        <w:r w:rsidR="009E099E">
          <w:rPr>
            <w:rFonts w:ascii="Segoe UI" w:eastAsia="Times New Roman" w:hAnsi="Segoe UI" w:cs="Segoe UI"/>
            <w:sz w:val="23"/>
            <w:szCs w:val="23"/>
          </w:rPr>
          <w:t xml:space="preserve"> + /</w:t>
        </w:r>
      </w:ins>
      <w:ins w:id="197" w:author="Пользователь Windows" w:date="2020-07-28T17:02:00Z">
        <w:r w:rsidR="00B21BCF">
          <w:rPr>
            <w:rFonts w:ascii="Segoe UI" w:eastAsia="Times New Roman" w:hAnsi="Segoe UI" w:cs="Segoe UI"/>
            <w:sz w:val="23"/>
            <w:szCs w:val="23"/>
          </w:rPr>
          <w:t>usr/sap/</w:t>
        </w:r>
      </w:ins>
      <w:ins w:id="198" w:author="Пользователь Windows" w:date="2020-07-28T17:00:00Z">
        <w:r w:rsidR="009E099E">
          <w:rPr>
            <w:rFonts w:ascii="Segoe UI" w:eastAsia="Times New Roman" w:hAnsi="Segoe UI" w:cs="Segoe UI"/>
            <w:sz w:val="23"/>
            <w:szCs w:val="23"/>
          </w:rPr>
          <w:t>distr</w:t>
        </w:r>
      </w:ins>
      <w:ins w:id="199" w:author="Пользователь Windows" w:date="2020-07-28T00:19:00Z">
        <w:r w:rsidR="009E099E">
          <w:rPr>
            <w:rFonts w:ascii="Segoe UI" w:eastAsia="Times New Roman" w:hAnsi="Segoe UI" w:cs="Segoe UI"/>
            <w:sz w:val="23"/>
            <w:szCs w:val="23"/>
          </w:rPr>
          <w:t xml:space="preserve"> – 3</w:t>
        </w:r>
        <w:r>
          <w:rPr>
            <w:rFonts w:ascii="Segoe UI" w:eastAsia="Times New Roman" w:hAnsi="Segoe UI" w:cs="Segoe UI"/>
            <w:sz w:val="23"/>
            <w:szCs w:val="23"/>
          </w:rPr>
          <w:t xml:space="preserve">5 GB </w:t>
        </w:r>
      </w:ins>
    </w:p>
    <w:p w:rsidR="00F6556D" w:rsidRDefault="00F6556D" w:rsidP="00F6556D">
      <w:pPr>
        <w:shd w:val="clear" w:color="auto" w:fill="FFFFFF"/>
        <w:spacing w:after="225" w:line="240" w:lineRule="auto"/>
        <w:rPr>
          <w:ins w:id="200" w:author="Пользователь Windows" w:date="2020-07-28T00:19:00Z"/>
          <w:rFonts w:ascii="Segoe UI" w:eastAsia="Times New Roman" w:hAnsi="Segoe UI" w:cs="Segoe UI"/>
          <w:sz w:val="23"/>
          <w:szCs w:val="23"/>
        </w:rPr>
      </w:pPr>
      <w:ins w:id="201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>/hana/</w:t>
        </w:r>
      </w:ins>
      <w:ins w:id="202" w:author="Пользователь Windows" w:date="2020-08-09T12:08:00Z">
        <w:r w:rsidR="00B83767">
          <w:rPr>
            <w:rFonts w:ascii="Segoe UI" w:eastAsia="Times New Roman" w:hAnsi="Segoe UI" w:cs="Segoe UI"/>
            <w:sz w:val="23"/>
            <w:szCs w:val="23"/>
          </w:rPr>
          <w:t>shared/</w:t>
        </w:r>
      </w:ins>
      <w:ins w:id="203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 xml:space="preserve">data - </w:t>
        </w:r>
      </w:ins>
      <w:ins w:id="204" w:author="Пользователь Windows" w:date="2020-08-09T14:59:00Z">
        <w:r w:rsidR="00AF25D8">
          <w:rPr>
            <w:rFonts w:ascii="Segoe UI" w:eastAsia="Times New Roman" w:hAnsi="Segoe UI" w:cs="Segoe UI"/>
            <w:sz w:val="23"/>
            <w:szCs w:val="23"/>
          </w:rPr>
          <w:t>60</w:t>
        </w:r>
      </w:ins>
      <w:ins w:id="205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 xml:space="preserve"> GB</w:t>
        </w:r>
      </w:ins>
    </w:p>
    <w:p w:rsidR="00F6556D" w:rsidRPr="00160E79" w:rsidRDefault="00F6556D" w:rsidP="00F6556D">
      <w:pPr>
        <w:shd w:val="clear" w:color="auto" w:fill="FFFFFF"/>
        <w:spacing w:after="225" w:line="240" w:lineRule="auto"/>
        <w:rPr>
          <w:ins w:id="206" w:author="Пользователь Windows" w:date="2020-07-28T00:19:00Z"/>
          <w:rFonts w:ascii="Segoe UI" w:eastAsia="Times New Roman" w:hAnsi="Segoe UI" w:cs="Segoe UI"/>
          <w:sz w:val="23"/>
          <w:szCs w:val="23"/>
        </w:rPr>
      </w:pPr>
      <w:ins w:id="207" w:author="Пользователь Windows" w:date="2020-07-28T00:19:00Z">
        <w:r w:rsidRPr="00160E79">
          <w:rPr>
            <w:rFonts w:ascii="Segoe UI" w:eastAsia="Times New Roman" w:hAnsi="Segoe UI" w:cs="Segoe UI"/>
            <w:sz w:val="23"/>
            <w:szCs w:val="23"/>
          </w:rPr>
          <w:t>/</w:t>
        </w:r>
        <w:r>
          <w:rPr>
            <w:rFonts w:ascii="Segoe UI" w:eastAsia="Times New Roman" w:hAnsi="Segoe UI" w:cs="Segoe UI"/>
            <w:sz w:val="23"/>
            <w:szCs w:val="23"/>
          </w:rPr>
          <w:t>hana</w:t>
        </w:r>
        <w:r w:rsidRPr="00160E79">
          <w:rPr>
            <w:rFonts w:ascii="Segoe UI" w:eastAsia="Times New Roman" w:hAnsi="Segoe UI" w:cs="Segoe UI"/>
            <w:sz w:val="23"/>
            <w:szCs w:val="23"/>
          </w:rPr>
          <w:t>/</w:t>
        </w:r>
      </w:ins>
      <w:ins w:id="208" w:author="Пользователь Windows" w:date="2020-08-09T12:08:00Z">
        <w:r w:rsidR="00B83767">
          <w:rPr>
            <w:rFonts w:ascii="Segoe UI" w:eastAsia="Times New Roman" w:hAnsi="Segoe UI" w:cs="Segoe UI"/>
            <w:sz w:val="23"/>
            <w:szCs w:val="23"/>
          </w:rPr>
          <w:t>shared/</w:t>
        </w:r>
      </w:ins>
      <w:ins w:id="209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>log</w:t>
        </w:r>
        <w:r w:rsidRPr="00160E79">
          <w:rPr>
            <w:rFonts w:ascii="Segoe UI" w:eastAsia="Times New Roman" w:hAnsi="Segoe UI" w:cs="Segoe UI"/>
            <w:sz w:val="23"/>
            <w:szCs w:val="23"/>
          </w:rPr>
          <w:t xml:space="preserve"> - 10 </w:t>
        </w:r>
        <w:r>
          <w:rPr>
            <w:rFonts w:ascii="Segoe UI" w:eastAsia="Times New Roman" w:hAnsi="Segoe UI" w:cs="Segoe UI"/>
            <w:sz w:val="23"/>
            <w:szCs w:val="23"/>
          </w:rPr>
          <w:t>GB</w:t>
        </w:r>
      </w:ins>
    </w:p>
    <w:p w:rsidR="00F6556D" w:rsidRPr="00980D8A" w:rsidRDefault="00F6556D" w:rsidP="00F6556D">
      <w:pPr>
        <w:shd w:val="clear" w:color="auto" w:fill="FFFFFF"/>
        <w:spacing w:after="225" w:line="240" w:lineRule="auto"/>
        <w:rPr>
          <w:ins w:id="210" w:author="Пользователь Windows" w:date="2020-07-28T00:20:00Z"/>
          <w:rFonts w:ascii="Segoe UI" w:eastAsia="Times New Roman" w:hAnsi="Segoe UI" w:cs="Segoe UI"/>
          <w:sz w:val="23"/>
          <w:szCs w:val="23"/>
          <w:lang w:val="ru-RU"/>
          <w:rPrChange w:id="211" w:author="Пользователь Windows" w:date="2020-08-15T17:15:00Z">
            <w:rPr>
              <w:ins w:id="212" w:author="Пользователь Windows" w:date="2020-07-28T00:20:00Z"/>
              <w:rFonts w:ascii="Segoe UI" w:eastAsia="Times New Roman" w:hAnsi="Segoe UI" w:cs="Segoe UI"/>
              <w:sz w:val="23"/>
              <w:szCs w:val="23"/>
            </w:rPr>
          </w:rPrChange>
        </w:rPr>
      </w:pPr>
      <w:ins w:id="213" w:author="Пользователь Windows" w:date="2020-07-28T00:19:00Z">
        <w:r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14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>/</w:t>
        </w:r>
        <w:r>
          <w:rPr>
            <w:rFonts w:ascii="Segoe UI" w:eastAsia="Times New Roman" w:hAnsi="Segoe UI" w:cs="Segoe UI"/>
            <w:sz w:val="23"/>
            <w:szCs w:val="23"/>
          </w:rPr>
          <w:t>hana</w:t>
        </w:r>
        <w:r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15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>/</w:t>
        </w:r>
        <w:r w:rsidR="008B75C0">
          <w:rPr>
            <w:rFonts w:ascii="Segoe UI" w:eastAsia="Times New Roman" w:hAnsi="Segoe UI" w:cs="Segoe UI"/>
            <w:sz w:val="23"/>
            <w:szCs w:val="23"/>
          </w:rPr>
          <w:t>shared</w:t>
        </w:r>
        <w:r w:rsidR="008B75C0"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16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 xml:space="preserve"> </w:t>
        </w:r>
      </w:ins>
      <w:ins w:id="217" w:author="Пользователь Windows" w:date="2020-07-28T00:20:00Z">
        <w:r w:rsidR="008B75C0"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18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>–</w:t>
        </w:r>
      </w:ins>
      <w:ins w:id="219" w:author="Пользователь Windows" w:date="2020-08-09T15:02:00Z">
        <w:r w:rsidR="00AF25D8"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20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>40</w:t>
        </w:r>
      </w:ins>
      <w:ins w:id="221" w:author="Пользователь Windows" w:date="2020-08-09T14:58:00Z">
        <w:r w:rsidR="00AF25D8"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22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 xml:space="preserve"> </w:t>
        </w:r>
      </w:ins>
      <w:ins w:id="223" w:author="Пользователь Windows" w:date="2020-07-28T00:20:00Z">
        <w:r w:rsidR="008B75C0">
          <w:rPr>
            <w:rFonts w:ascii="Segoe UI" w:eastAsia="Times New Roman" w:hAnsi="Segoe UI" w:cs="Segoe UI"/>
            <w:sz w:val="23"/>
            <w:szCs w:val="23"/>
          </w:rPr>
          <w:t>GB</w:t>
        </w:r>
      </w:ins>
    </w:p>
    <w:p w:rsidR="002A1AE3" w:rsidRPr="00980D8A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CA0CE8" w:rsidRDefault="00806E65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del w:id="224" w:author="Пользователь Windows" w:date="2020-07-28T00:04:00Z">
        <w:r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Создадим</w:delText>
        </w:r>
        <w:r w:rsidR="005019DC" w:rsidRPr="005019DC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</w:delText>
        </w:r>
      </w:del>
      <w:ins w:id="225" w:author="Пользователь Windows" w:date="2020-07-28T00:04:00Z">
        <w:r w:rsidR="002A1AE3">
          <w:rPr>
            <w:rFonts w:ascii="Segoe UI" w:eastAsia="Times New Roman" w:hAnsi="Segoe UI" w:cs="Segoe UI"/>
            <w:sz w:val="23"/>
            <w:szCs w:val="23"/>
            <w:lang w:val="ru-RU"/>
          </w:rPr>
          <w:t>Реализуем такую структуру</w:t>
        </w:r>
      </w:ins>
      <w:ins w:id="226" w:author="Пользователь Windows" w:date="2020-07-28T00:03:00Z">
        <w:r w:rsidR="002A1AE3">
          <w:rPr>
            <w:rFonts w:ascii="Segoe UI" w:eastAsia="Times New Roman" w:hAnsi="Segoe UI" w:cs="Segoe UI"/>
            <w:sz w:val="23"/>
            <w:szCs w:val="23"/>
            <w:lang w:val="ru-RU"/>
          </w:rPr>
          <w:t xml:space="preserve"> с помо</w:t>
        </w:r>
      </w:ins>
      <w:ins w:id="227" w:author="Пользователь Windows" w:date="2020-07-28T00:04:00Z">
        <w:r w:rsidR="002A1AE3">
          <w:rPr>
            <w:rFonts w:ascii="Segoe UI" w:eastAsia="Times New Roman" w:hAnsi="Segoe UI" w:cs="Segoe UI"/>
            <w:sz w:val="23"/>
            <w:szCs w:val="23"/>
            <w:lang w:val="ru-RU"/>
          </w:rPr>
          <w:t>щью утилиты</w:t>
        </w:r>
      </w:ins>
      <w:del w:id="228" w:author="Пользователь Windows" w:date="2020-07-28T00:03:00Z">
        <w:r w:rsidR="005019DC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под данные</w:delText>
        </w:r>
        <w:r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</w:delText>
        </w:r>
        <w:r w:rsidR="00E22D2B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диске 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два раздела под дистрибутивы (</w:delText>
        </w:r>
        <w:r w:rsidR="00480AC5" w:rsidRPr="00480AC5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20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</w:rPr>
          <w:delText> GB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) и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</w:rPr>
          <w:delText> SAP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</w:delText>
        </w:r>
        <w:r w:rsidR="00CA0CE8" w:rsidDel="002A1AE3">
          <w:rPr>
            <w:rFonts w:ascii="Segoe UI" w:eastAsia="Times New Roman" w:hAnsi="Segoe UI" w:cs="Segoe UI"/>
            <w:sz w:val="23"/>
            <w:szCs w:val="23"/>
          </w:rPr>
          <w:delText>HANA</w:delText>
        </w:r>
        <w:r w:rsidR="003A7D23" w:rsidRPr="003A7D23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2.0 </w:delText>
        </w:r>
        <w:r w:rsidR="003A7D23" w:rsidDel="002A1AE3">
          <w:rPr>
            <w:rFonts w:ascii="Segoe UI" w:eastAsia="Times New Roman" w:hAnsi="Segoe UI" w:cs="Segoe UI"/>
            <w:sz w:val="23"/>
            <w:szCs w:val="23"/>
          </w:rPr>
          <w:delText>XS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(остальное), сделаем это с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</w:rPr>
          <w:delText> 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помощью утилиты</w:delText>
        </w:r>
      </w:del>
      <w:r w:rsidR="00CA0CE8" w:rsidRPr="00CA0CE8">
        <w:rPr>
          <w:rFonts w:ascii="Segoe UI" w:eastAsia="Times New Roman" w:hAnsi="Segoe UI" w:cs="Segoe UI"/>
          <w:sz w:val="23"/>
          <w:szCs w:val="23"/>
        </w:rPr>
        <w:t> </w:t>
      </w:r>
      <w:r w:rsidR="00CA0CE8" w:rsidRPr="00CA0CE8">
        <w:rPr>
          <w:rFonts w:ascii="Courier New" w:eastAsia="Times New Roman" w:hAnsi="Courier New" w:cs="Courier New"/>
          <w:sz w:val="20"/>
          <w:szCs w:val="20"/>
          <w:bdr w:val="single" w:sz="6" w:space="1" w:color="DCEDFD" w:frame="1"/>
        </w:rPr>
        <w:t>fdisk</w:t>
      </w:r>
      <w:r w:rsidR="00CA0CE8" w:rsidRPr="00CA0CE8">
        <w:rPr>
          <w:rFonts w:ascii="Segoe UI" w:eastAsia="Times New Roman" w:hAnsi="Segoe UI" w:cs="Segoe UI"/>
          <w:sz w:val="23"/>
          <w:szCs w:val="23"/>
          <w:lang w:val="ru-RU"/>
        </w:rPr>
        <w:t>:</w:t>
      </w:r>
    </w:p>
    <w:p w:rsidR="00872C3F" w:rsidRPr="00613EBB" w:rsidRDefault="00E22D2B" w:rsidP="00480AC5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rPrChange w:id="229" w:author="Пользователь Windows" w:date="2020-07-28T00:17:00Z">
            <w:rPr>
              <w:rFonts w:ascii="Segoe UI" w:eastAsia="Times New Roman" w:hAnsi="Segoe UI" w:cs="Segoe UI"/>
              <w:sz w:val="23"/>
              <w:szCs w:val="23"/>
              <w:lang w:val="ru-RU"/>
            </w:rPr>
          </w:rPrChange>
        </w:rPr>
      </w:pPr>
      <w:r>
        <w:rPr>
          <w:rFonts w:ascii="Courier New" w:hAnsi="Courier New" w:cs="Courier New"/>
          <w:color w:val="444444"/>
          <w:sz w:val="20"/>
          <w:szCs w:val="20"/>
        </w:rPr>
        <w:t>fdisk</w:t>
      </w:r>
      <w:r w:rsidRPr="00613EBB">
        <w:rPr>
          <w:rFonts w:ascii="Courier New" w:hAnsi="Courier New" w:cs="Courier New"/>
          <w:color w:val="444444"/>
          <w:sz w:val="20"/>
          <w:szCs w:val="20"/>
          <w:rPrChange w:id="230" w:author="Пользователь Windows" w:date="2020-07-28T00:17:00Z">
            <w:rPr>
              <w:rFonts w:ascii="Courier New" w:hAnsi="Courier New" w:cs="Courier New"/>
              <w:color w:val="444444"/>
              <w:sz w:val="20"/>
              <w:szCs w:val="20"/>
              <w:lang w:val="ru-RU"/>
            </w:rPr>
          </w:rPrChange>
        </w:rPr>
        <w:t xml:space="preserve"> /</w:t>
      </w:r>
      <w:r>
        <w:rPr>
          <w:rFonts w:ascii="Courier New" w:hAnsi="Courier New" w:cs="Courier New"/>
          <w:color w:val="444444"/>
          <w:sz w:val="20"/>
          <w:szCs w:val="20"/>
        </w:rPr>
        <w:t>dev</w:t>
      </w:r>
      <w:r w:rsidRPr="00613EBB">
        <w:rPr>
          <w:rFonts w:ascii="Courier New" w:hAnsi="Courier New" w:cs="Courier New"/>
          <w:color w:val="444444"/>
          <w:sz w:val="20"/>
          <w:szCs w:val="20"/>
          <w:rPrChange w:id="231" w:author="Пользователь Windows" w:date="2020-07-28T00:17:00Z">
            <w:rPr>
              <w:rFonts w:ascii="Courier New" w:hAnsi="Courier New" w:cs="Courier New"/>
              <w:color w:val="444444"/>
              <w:sz w:val="20"/>
              <w:szCs w:val="20"/>
              <w:lang w:val="ru-RU"/>
            </w:rPr>
          </w:rPrChange>
        </w:rPr>
        <w:t>/</w:t>
      </w:r>
      <w:r w:rsidR="003A7D23">
        <w:rPr>
          <w:rFonts w:ascii="Courier New" w:hAnsi="Courier New" w:cs="Courier New"/>
          <w:color w:val="444444"/>
          <w:sz w:val="20"/>
          <w:szCs w:val="20"/>
        </w:rPr>
        <w:t>v</w:t>
      </w:r>
      <w:r>
        <w:rPr>
          <w:rFonts w:ascii="Courier New" w:hAnsi="Courier New" w:cs="Courier New"/>
          <w:color w:val="444444"/>
          <w:sz w:val="20"/>
          <w:szCs w:val="20"/>
        </w:rPr>
        <w:t>db</w:t>
      </w:r>
      <w:ins w:id="232" w:author="Пользователь Windows" w:date="2020-08-18T14:37:00Z">
        <w:r w:rsidR="00350430">
          <w:rPr>
            <w:rFonts w:ascii="Courier New" w:hAnsi="Courier New" w:cs="Courier New"/>
            <w:color w:val="444444"/>
            <w:sz w:val="20"/>
            <w:szCs w:val="20"/>
          </w:rPr>
          <w:t>`</w:t>
        </w:r>
      </w:ins>
    </w:p>
    <w:p w:rsidR="00480AC5" w:rsidRPr="00613EBB" w:rsidDel="00F6556D" w:rsidRDefault="00480AC5" w:rsidP="00480AC5">
      <w:pPr>
        <w:shd w:val="clear" w:color="auto" w:fill="FFFFFF"/>
        <w:spacing w:after="225" w:line="240" w:lineRule="auto"/>
        <w:rPr>
          <w:del w:id="233" w:author="Пользователь Windows" w:date="2020-07-28T00:19:00Z"/>
          <w:rFonts w:ascii="Segoe UI" w:eastAsia="Times New Roman" w:hAnsi="Segoe UI" w:cs="Segoe UI"/>
          <w:sz w:val="23"/>
          <w:szCs w:val="23"/>
          <w:rPrChange w:id="234" w:author="Пользователь Windows" w:date="2020-07-28T00:17:00Z">
            <w:rPr>
              <w:del w:id="235" w:author="Пользователь Windows" w:date="2020-07-28T00:19:00Z"/>
              <w:rFonts w:ascii="Segoe UI" w:eastAsia="Times New Roman" w:hAnsi="Segoe UI" w:cs="Segoe UI"/>
              <w:sz w:val="23"/>
              <w:szCs w:val="23"/>
              <w:lang w:val="ru-RU"/>
            </w:rPr>
          </w:rPrChange>
        </w:rPr>
      </w:pPr>
      <w:del w:id="236" w:author="Пользователь Windows" w:date="2020-07-28T00:05:00Z">
        <w:r w:rsidDel="00E36671">
          <w:rPr>
            <w:noProof/>
          </w:rPr>
          <w:lastRenderedPageBreak/>
          <w:drawing>
            <wp:inline distT="0" distB="0" distL="0" distR="0" wp14:anchorId="1AF2D0BE" wp14:editId="18660D33">
              <wp:extent cx="6152515" cy="3293110"/>
              <wp:effectExtent l="0" t="0" r="635" b="254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293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80AC5" w:rsidRPr="00480AC5" w:rsidRDefault="00480AC5" w:rsidP="00480AC5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del w:id="237" w:author="Пользователь Windows" w:date="2020-07-28T00:54:00Z">
        <w:r w:rsidDel="002C1D14">
          <w:rPr>
            <w:noProof/>
          </w:rPr>
          <w:drawing>
            <wp:inline distT="0" distB="0" distL="0" distR="0" wp14:anchorId="7ACBD8A7" wp14:editId="3D5FE51A">
              <wp:extent cx="6152515" cy="2755900"/>
              <wp:effectExtent l="0" t="0" r="635" b="635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755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38" w:author="Пользователь Windows" w:date="2020-07-28T00:54:00Z">
        <w:r w:rsidR="002C1D14" w:rsidRPr="002C1D14">
          <w:rPr>
            <w:noProof/>
          </w:rPr>
          <w:t xml:space="preserve"> </w:t>
        </w:r>
        <w:r w:rsidR="002C1D14">
          <w:rPr>
            <w:noProof/>
          </w:rPr>
          <w:drawing>
            <wp:inline distT="0" distB="0" distL="0" distR="0" wp14:anchorId="26B3C89E" wp14:editId="22A3680D">
              <wp:extent cx="6152515" cy="3288665"/>
              <wp:effectExtent l="0" t="0" r="635" b="698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288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A0CE8" w:rsidRDefault="00CA0CE8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5D46E9" w:rsidRPr="005C42FB" w:rsidRDefault="005D46E9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CA0CE8" w:rsidRPr="00CA0CE8" w:rsidRDefault="00CA0CE8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r w:rsidRPr="00CA0CE8">
        <w:rPr>
          <w:rFonts w:ascii="Segoe UI" w:eastAsia="Times New Roman" w:hAnsi="Segoe UI" w:cs="Segoe UI"/>
          <w:sz w:val="23"/>
          <w:szCs w:val="23"/>
          <w:lang w:val="ru-RU"/>
        </w:rPr>
        <w:t xml:space="preserve">Проверим ещё раз структуру </w:t>
      </w:r>
      <w:del w:id="239" w:author="Пользователь Windows" w:date="2020-07-28T00:16:00Z">
        <w:r w:rsidRPr="00CA0CE8" w:rsidDel="00613EBB">
          <w:rPr>
            <w:rFonts w:ascii="Segoe UI" w:eastAsia="Times New Roman" w:hAnsi="Segoe UI" w:cs="Segoe UI"/>
            <w:sz w:val="23"/>
            <w:szCs w:val="23"/>
            <w:lang w:val="ru-RU"/>
          </w:rPr>
          <w:delText>дисков</w:delText>
        </w:r>
      </w:del>
      <w:r w:rsidRPr="00CA0CE8">
        <w:rPr>
          <w:rFonts w:ascii="Segoe UI" w:eastAsia="Times New Roman" w:hAnsi="Segoe UI" w:cs="Segoe UI"/>
          <w:sz w:val="23"/>
          <w:szCs w:val="23"/>
          <w:lang w:val="ru-RU"/>
        </w:rPr>
        <w:t xml:space="preserve"> и</w:t>
      </w:r>
      <w:r w:rsidRPr="00CA0CE8">
        <w:rPr>
          <w:rFonts w:ascii="Segoe UI" w:eastAsia="Times New Roman" w:hAnsi="Segoe UI" w:cs="Segoe UI"/>
          <w:sz w:val="23"/>
          <w:szCs w:val="23"/>
        </w:rPr>
        <w:t> </w:t>
      </w:r>
      <w:r w:rsidRPr="00CA0CE8">
        <w:rPr>
          <w:rFonts w:ascii="Segoe UI" w:eastAsia="Times New Roman" w:hAnsi="Segoe UI" w:cs="Segoe UI"/>
          <w:sz w:val="23"/>
          <w:szCs w:val="23"/>
          <w:lang w:val="ru-RU"/>
        </w:rPr>
        <w:t>создадим файловую систему</w:t>
      </w:r>
      <w:r w:rsidRPr="00CA0CE8">
        <w:rPr>
          <w:rFonts w:ascii="Segoe UI" w:eastAsia="Times New Roman" w:hAnsi="Segoe UI" w:cs="Segoe UI"/>
          <w:sz w:val="23"/>
          <w:szCs w:val="23"/>
        </w:rPr>
        <w:t> </w:t>
      </w:r>
      <w:r w:rsidRPr="00CA0CE8">
        <w:rPr>
          <w:rFonts w:ascii="Segoe UI" w:eastAsia="Times New Roman" w:hAnsi="Segoe UI" w:cs="Segoe UI"/>
          <w:i/>
          <w:iCs/>
          <w:sz w:val="23"/>
          <w:szCs w:val="23"/>
        </w:rPr>
        <w:t>ext</w:t>
      </w:r>
      <w:r w:rsidRPr="00CA0CE8">
        <w:rPr>
          <w:rFonts w:ascii="Segoe UI" w:eastAsia="Times New Roman" w:hAnsi="Segoe UI" w:cs="Segoe UI"/>
          <w:i/>
          <w:iCs/>
          <w:sz w:val="23"/>
          <w:szCs w:val="23"/>
          <w:lang w:val="ru-RU"/>
        </w:rPr>
        <w:t xml:space="preserve">4 </w:t>
      </w:r>
      <w:r>
        <w:rPr>
          <w:rFonts w:ascii="Segoe UI" w:eastAsia="Times New Roman" w:hAnsi="Segoe UI" w:cs="Segoe UI"/>
          <w:i/>
          <w:iCs/>
          <w:sz w:val="23"/>
          <w:szCs w:val="23"/>
          <w:lang w:val="ru-RU"/>
        </w:rPr>
        <w:t xml:space="preserve">на </w:t>
      </w:r>
      <w:del w:id="240" w:author="Пользователь Windows" w:date="2020-07-28T00:15:00Z">
        <w:r w:rsidDel="00613EBB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delText xml:space="preserve">обоих </w:delText>
        </w:r>
      </w:del>
      <w:ins w:id="241" w:author="Пользователь Windows" w:date="2020-07-28T00:15:00Z">
        <w:r w:rsidR="00613EBB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t xml:space="preserve">всех созданных </w:t>
        </w:r>
      </w:ins>
      <w:del w:id="242" w:author="Пользователь Windows" w:date="2020-08-18T14:46:00Z">
        <w:r w:rsidDel="00AD10A6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delText>диска</w:delText>
        </w:r>
      </w:del>
      <w:ins w:id="243" w:author="Пользователь Windows" w:date="2020-08-18T14:47:00Z">
        <w:r w:rsidR="00AD10A6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t>разделах</w:t>
        </w:r>
      </w:ins>
      <w:del w:id="244" w:author="Пользователь Windows" w:date="2020-08-18T14:46:00Z">
        <w:r w:rsidDel="00AD10A6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delText>х</w:delText>
        </w:r>
      </w:del>
      <w:r w:rsidRPr="00CA0CE8">
        <w:rPr>
          <w:rFonts w:ascii="Segoe UI" w:eastAsia="Times New Roman" w:hAnsi="Segoe UI" w:cs="Segoe UI"/>
          <w:sz w:val="23"/>
          <w:szCs w:val="23"/>
          <w:lang w:val="ru-RU"/>
        </w:rPr>
        <w:t>:</w:t>
      </w:r>
    </w:p>
    <w:p w:rsidR="00CA0CE8" w:rsidDel="00AF25D8" w:rsidRDefault="00E72B41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del w:id="245" w:author="Пользователь Windows" w:date="2020-08-09T11:38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ins w:id="246" w:author="Пользователь Windows" w:date="2020-08-24T19:43:00Z">
        <w:r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t>l</w:t>
        </w:r>
      </w:ins>
      <w:del w:id="247" w:author="Пользователь Windows" w:date="2020-08-24T19:43:00Z">
        <w:r w:rsidR="00AF25D8" w:rsidDel="00E72B41"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delText>L</w:delText>
        </w:r>
      </w:del>
      <w:r w:rsidR="00CA0CE8" w:rsidRPr="00CA0CE8"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sblk</w:t>
      </w:r>
    </w:p>
    <w:p w:rsidR="00AF25D8" w:rsidRDefault="00AF25D8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48" w:author="Пользователь Windows" w:date="2020-08-09T15:04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</w:p>
    <w:p w:rsidR="00AF25D8" w:rsidRDefault="00AF25D8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49" w:author="Пользователь Windows" w:date="2020-08-09T15:04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ins w:id="250" w:author="Пользователь Windows" w:date="2020-08-09T15:04:00Z">
        <w:r>
          <w:rPr>
            <w:noProof/>
          </w:rPr>
          <w:drawing>
            <wp:inline distT="0" distB="0" distL="0" distR="0" wp14:anchorId="46E24630" wp14:editId="0F3D6C15">
              <wp:extent cx="4362450" cy="1724025"/>
              <wp:effectExtent l="0" t="0" r="0" b="9525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2450" cy="1724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E5790" w:rsidRPr="00CA0CE8" w:rsidRDefault="00E440E0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del w:id="251" w:author="Пользователь Windows" w:date="2020-07-28T00:25:00Z">
        <w:r w:rsidDel="008B75C0">
          <w:rPr>
            <w:noProof/>
          </w:rPr>
          <w:drawing>
            <wp:inline distT="0" distB="0" distL="0" distR="0" wp14:anchorId="43101E47" wp14:editId="5A3E3731">
              <wp:extent cx="4400550" cy="1419225"/>
              <wp:effectExtent l="0" t="0" r="0" b="9525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00550" cy="1419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A0CE8" w:rsidRPr="00CA0CE8" w:rsidRDefault="001E5790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r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mkfs.ext4 /dev/vd</w:t>
      </w:r>
      <w:r w:rsidR="00CA0CE8" w:rsidRPr="00CA0CE8"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b1</w:t>
      </w:r>
    </w:p>
    <w:p w:rsidR="008B75C0" w:rsidRDefault="001E5790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52" w:author="Пользователь Windows" w:date="2020-07-28T00:24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r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mkfs.ext4 /dev/vd</w:t>
      </w:r>
      <w:r w:rsidR="00CA0CE8" w:rsidRPr="00CA0CE8"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b2</w:t>
      </w:r>
    </w:p>
    <w:p w:rsidR="008B75C0" w:rsidRDefault="008B75C0" w:rsidP="008B75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53" w:author="Пользователь Windows" w:date="2020-07-28T00:25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ins w:id="254" w:author="Пользователь Windows" w:date="2020-07-28T00:24:00Z">
        <w:r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lastRenderedPageBreak/>
          <w:t>mkfs.ext4 /dev/vdb3</w:t>
        </w:r>
      </w:ins>
    </w:p>
    <w:p w:rsidR="008B75C0" w:rsidRPr="008B75C0" w:rsidRDefault="008B75C0" w:rsidP="008B75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55" w:author="Пользователь Windows" w:date="2020-07-28T00:25:00Z"/>
          <w:rFonts w:ascii="Courier New" w:eastAsia="Times New Roman" w:hAnsi="Courier New" w:cs="Courier New"/>
          <w:sz w:val="20"/>
          <w:szCs w:val="20"/>
          <w:bdr w:val="single" w:sz="6" w:space="11" w:color="DCEDFD" w:frame="1"/>
          <w:rPrChange w:id="256" w:author="Пользователь Windows" w:date="2020-07-28T00:25:00Z">
            <w:rPr>
              <w:ins w:id="257" w:author="Пользователь Windows" w:date="2020-07-28T00:25:00Z"/>
              <w:rFonts w:ascii="Courier New" w:eastAsia="Times New Roman" w:hAnsi="Courier New" w:cs="Courier New"/>
              <w:sz w:val="20"/>
              <w:szCs w:val="20"/>
              <w:bdr w:val="single" w:sz="6" w:space="11" w:color="DCEDFD" w:frame="1"/>
              <w:lang w:val="ru-RU"/>
            </w:rPr>
          </w:rPrChange>
        </w:rPr>
      </w:pPr>
      <w:ins w:id="258" w:author="Пользователь Windows" w:date="2020-07-28T00:25:00Z">
        <w:r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t>mkfs.ext4 /dev/vd</w:t>
        </w:r>
        <w:r w:rsidRPr="00CA0CE8"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t>b</w:t>
        </w:r>
        <w:r w:rsidRPr="008B75C0"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  <w:rPrChange w:id="259" w:author="Пользователь Windows" w:date="2020-07-28T00:25:00Z">
              <w:rPr>
                <w:rFonts w:ascii="Courier New" w:eastAsia="Times New Roman" w:hAnsi="Courier New" w:cs="Courier New"/>
                <w:sz w:val="20"/>
                <w:szCs w:val="20"/>
                <w:bdr w:val="single" w:sz="6" w:space="11" w:color="DCEDFD" w:frame="1"/>
                <w:lang w:val="ru-RU"/>
              </w:rPr>
            </w:rPrChange>
          </w:rPr>
          <w:t>4</w:t>
        </w:r>
      </w:ins>
    </w:p>
    <w:p w:rsidR="008B75C0" w:rsidRPr="00CA0CE8" w:rsidRDefault="008B75C0" w:rsidP="008B75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60" w:author="Пользователь Windows" w:date="2020-07-28T00:24:00Z"/>
          <w:rFonts w:ascii="Courier New" w:eastAsia="Times New Roman" w:hAnsi="Courier New" w:cs="Courier New"/>
          <w:sz w:val="23"/>
          <w:szCs w:val="23"/>
        </w:rPr>
      </w:pPr>
    </w:p>
    <w:p w:rsidR="008B75C0" w:rsidRPr="00CA0CE8" w:rsidRDefault="008B75C0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sz w:val="23"/>
          <w:szCs w:val="23"/>
        </w:rPr>
      </w:pPr>
    </w:p>
    <w:p w:rsidR="00872C3F" w:rsidRPr="00E941AB" w:rsidRDefault="001E5790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r>
        <w:rPr>
          <w:noProof/>
        </w:rPr>
        <w:drawing>
          <wp:inline distT="0" distB="0" distL="0" distR="0" wp14:anchorId="767000A7" wp14:editId="2AF2C573">
            <wp:extent cx="6152515" cy="3554095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5" w:rsidRDefault="00CA0CE8" w:rsidP="00CA0CE8">
      <w:pPr>
        <w:shd w:val="clear" w:color="auto" w:fill="FFFFFF"/>
        <w:spacing w:after="225" w:line="240" w:lineRule="auto"/>
        <w:rPr>
          <w:rFonts w:ascii="Segoe UI" w:hAnsi="Segoe UI" w:cs="Segoe UI"/>
          <w:sz w:val="23"/>
          <w:szCs w:val="23"/>
          <w:shd w:val="clear" w:color="auto" w:fill="FFFFFF"/>
          <w:lang w:val="ru-RU"/>
        </w:rPr>
      </w:pP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Создадим директории под дистрибутив</w:t>
      </w:r>
      <w:ins w:id="261" w:author="Пользователь Windows" w:date="2020-08-02T20:59:00Z">
        <w:r w:rsidR="006E2D71">
          <w:rPr>
            <w:rFonts w:ascii="Segoe UI" w:hAnsi="Segoe UI" w:cs="Segoe UI"/>
            <w:sz w:val="23"/>
            <w:szCs w:val="23"/>
            <w:shd w:val="clear" w:color="auto" w:fill="FFFFFF"/>
            <w:lang w:val="ru-RU"/>
          </w:rPr>
          <w:t>ы</w:t>
        </w:r>
      </w:ins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 xml:space="preserve"> и</w:t>
      </w:r>
      <w:ins w:id="262" w:author="Пользователь Windows" w:date="2020-08-02T20:59:00Z">
        <w:r w:rsidR="006E2D71">
          <w:rPr>
            <w:rFonts w:ascii="Segoe UI" w:hAnsi="Segoe UI" w:cs="Segoe UI"/>
            <w:sz w:val="23"/>
            <w:szCs w:val="23"/>
            <w:shd w:val="clear" w:color="auto" w:fill="FFFFFF"/>
            <w:lang w:val="ru-RU"/>
          </w:rPr>
          <w:t xml:space="preserve"> базу данных</w:t>
        </w:r>
      </w:ins>
      <w:r>
        <w:rPr>
          <w:rFonts w:ascii="Segoe UI" w:hAnsi="Segoe UI" w:cs="Segoe UI"/>
          <w:sz w:val="23"/>
          <w:szCs w:val="23"/>
          <w:shd w:val="clear" w:color="auto" w:fill="FFFFFF"/>
        </w:rPr>
        <w:t> SAP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 xml:space="preserve"> </w:t>
      </w:r>
      <w:r w:rsidR="00806E65">
        <w:rPr>
          <w:rFonts w:ascii="Segoe UI" w:hAnsi="Segoe UI" w:cs="Segoe UI"/>
          <w:sz w:val="23"/>
          <w:szCs w:val="23"/>
          <w:shd w:val="clear" w:color="auto" w:fill="FFFFFF"/>
        </w:rPr>
        <w:t>HANA</w:t>
      </w:r>
      <w:r w:rsidR="00806E65" w:rsidRPr="00806E65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 xml:space="preserve"> </w:t>
      </w:r>
      <w:del w:id="263" w:author="Пользователь Windows" w:date="2020-08-02T20:59:00Z">
        <w:r w:rsidR="00806E65" w:rsidDel="006E2D71">
          <w:rPr>
            <w:rFonts w:ascii="Segoe UI" w:hAnsi="Segoe UI" w:cs="Segoe UI"/>
            <w:sz w:val="23"/>
            <w:szCs w:val="23"/>
            <w:shd w:val="clear" w:color="auto" w:fill="FFFFFF"/>
          </w:rPr>
          <w:delText>XS</w:delText>
        </w:r>
      </w:del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, а</w:t>
      </w:r>
      <w:r>
        <w:rPr>
          <w:rFonts w:ascii="Segoe UI" w:hAnsi="Segoe UI" w:cs="Segoe UI"/>
          <w:sz w:val="23"/>
          <w:szCs w:val="23"/>
          <w:shd w:val="clear" w:color="auto" w:fill="FFFFFF"/>
        </w:rPr>
        <w:t> 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также примонтируем к</w:t>
      </w:r>
      <w:r>
        <w:rPr>
          <w:rFonts w:ascii="Segoe UI" w:hAnsi="Segoe UI" w:cs="Segoe UI"/>
          <w:sz w:val="23"/>
          <w:szCs w:val="23"/>
          <w:shd w:val="clear" w:color="auto" w:fill="FFFFFF"/>
        </w:rPr>
        <w:t> 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ним созданные на</w:t>
      </w:r>
      <w:r>
        <w:rPr>
          <w:rFonts w:ascii="Segoe UI" w:hAnsi="Segoe UI" w:cs="Segoe UI"/>
          <w:sz w:val="23"/>
          <w:szCs w:val="23"/>
          <w:shd w:val="clear" w:color="auto" w:fill="FFFFFF"/>
        </w:rPr>
        <w:t> 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предыдущем шаге разделы. Также обновим файл</w:t>
      </w:r>
      <w:r>
        <w:rPr>
          <w:rFonts w:ascii="Segoe UI" w:hAnsi="Segoe UI" w:cs="Segoe UI"/>
          <w:sz w:val="23"/>
          <w:szCs w:val="23"/>
          <w:shd w:val="clear" w:color="auto" w:fill="FFFFFF"/>
        </w:rPr>
        <w:t> </w:t>
      </w:r>
      <w:r w:rsidRPr="00CA0CE8">
        <w:rPr>
          <w:rStyle w:val="Emphasis"/>
          <w:rFonts w:ascii="Segoe UI" w:hAnsi="Segoe UI" w:cs="Segoe UI"/>
          <w:sz w:val="23"/>
          <w:szCs w:val="23"/>
          <w:shd w:val="clear" w:color="auto" w:fill="FFFFFF"/>
          <w:lang w:val="ru-RU"/>
        </w:rPr>
        <w:t>/</w:t>
      </w:r>
      <w:r>
        <w:rPr>
          <w:rStyle w:val="Emphasis"/>
          <w:rFonts w:ascii="Segoe UI" w:hAnsi="Segoe UI" w:cs="Segoe UI"/>
          <w:sz w:val="23"/>
          <w:szCs w:val="23"/>
          <w:shd w:val="clear" w:color="auto" w:fill="FFFFFF"/>
        </w:rPr>
        <w:t>etc</w:t>
      </w:r>
      <w:r w:rsidRPr="00CA0CE8">
        <w:rPr>
          <w:rStyle w:val="Emphasis"/>
          <w:rFonts w:ascii="Segoe UI" w:hAnsi="Segoe UI" w:cs="Segoe UI"/>
          <w:sz w:val="23"/>
          <w:szCs w:val="23"/>
          <w:shd w:val="clear" w:color="auto" w:fill="FFFFFF"/>
          <w:lang w:val="ru-RU"/>
        </w:rPr>
        <w:t>/</w:t>
      </w:r>
      <w:r>
        <w:rPr>
          <w:rStyle w:val="Emphasis"/>
          <w:rFonts w:ascii="Segoe UI" w:hAnsi="Segoe UI" w:cs="Segoe UI"/>
          <w:sz w:val="23"/>
          <w:szCs w:val="23"/>
          <w:shd w:val="clear" w:color="auto" w:fill="FFFFFF"/>
        </w:rPr>
        <w:t>fstab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, чтобы монтирование восстанавливалось при перезагрузке.</w:t>
      </w:r>
    </w:p>
    <w:p w:rsidR="00806E65" w:rsidRPr="00806E65" w:rsidRDefault="00806E65" w:rsidP="00806E65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>mkdir /usr/sap</w:t>
      </w:r>
    </w:p>
    <w:p w:rsidR="003D1CA1" w:rsidRDefault="00806E65" w:rsidP="00806E65">
      <w:pPr>
        <w:spacing w:after="0" w:line="240" w:lineRule="auto"/>
        <w:rPr>
          <w:ins w:id="264" w:author="Пользователь Windows" w:date="2020-07-28T18:25:00Z"/>
          <w:rFonts w:ascii="Courier New" w:eastAsia="Times New Roman" w:hAnsi="Courier New" w:cs="Courier New"/>
          <w:color w:val="444444"/>
          <w:sz w:val="20"/>
          <w:szCs w:val="20"/>
        </w:rPr>
      </w:pPr>
      <w:del w:id="265" w:author="Пользователь Windows" w:date="2020-08-09T15:09:00Z">
        <w:r w:rsidRPr="00806E65" w:rsidDel="00672FDE">
          <w:rPr>
            <w:rFonts w:ascii="Courier New" w:eastAsia="Times New Roman" w:hAnsi="Courier New" w:cs="Courier New"/>
            <w:color w:val="444444"/>
            <w:sz w:val="20"/>
            <w:szCs w:val="20"/>
          </w:rPr>
          <w:delText>mkdir /distr</w:delText>
        </w:r>
      </w:del>
      <w:ins w:id="266" w:author="Пользователь Windows" w:date="2020-07-28T18:28:00Z">
        <w:r w:rsidR="003D1CA1">
          <w:rPr>
            <w:rFonts w:ascii="Courier New" w:eastAsia="Times New Roman" w:hAnsi="Courier New" w:cs="Courier New"/>
            <w:color w:val="444444"/>
            <w:sz w:val="20"/>
            <w:szCs w:val="20"/>
          </w:rPr>
          <w:t>mkdir /hana</w:t>
        </w:r>
      </w:ins>
    </w:p>
    <w:p w:rsidR="002F0B64" w:rsidRDefault="002F0B64" w:rsidP="002F0B64">
      <w:pPr>
        <w:spacing w:after="0" w:line="240" w:lineRule="auto"/>
        <w:rPr>
          <w:ins w:id="267" w:author="Пользователь Windows" w:date="2020-07-28T18:26:00Z"/>
          <w:rFonts w:ascii="Courier New" w:eastAsia="Times New Roman" w:hAnsi="Courier New" w:cs="Courier New"/>
          <w:color w:val="444444"/>
          <w:sz w:val="20"/>
          <w:szCs w:val="20"/>
        </w:rPr>
      </w:pPr>
      <w:ins w:id="268" w:author="Пользователь Windows" w:date="2020-07-28T18:26:00Z"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mkdir /hana/shared</w:t>
        </w:r>
      </w:ins>
    </w:p>
    <w:p w:rsidR="00DA1C95" w:rsidRDefault="00DA1C95" w:rsidP="00DA1C95">
      <w:pPr>
        <w:spacing w:after="0" w:line="240" w:lineRule="auto"/>
        <w:rPr>
          <w:ins w:id="269" w:author="Пользователь Windows" w:date="2020-08-09T12:08:00Z"/>
          <w:rFonts w:ascii="Courier New" w:eastAsia="Times New Roman" w:hAnsi="Courier New" w:cs="Courier New"/>
          <w:color w:val="444444"/>
          <w:sz w:val="20"/>
          <w:szCs w:val="20"/>
        </w:rPr>
      </w:pPr>
      <w:ins w:id="270" w:author="Пользователь Windows" w:date="2020-08-09T12:08:00Z"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mkdir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/hana/shared/data</w:t>
        </w:r>
      </w:ins>
    </w:p>
    <w:p w:rsidR="00DA1C95" w:rsidRDefault="00DA1C95" w:rsidP="00DA1C95">
      <w:pPr>
        <w:spacing w:after="0" w:line="240" w:lineRule="auto"/>
        <w:rPr>
          <w:ins w:id="271" w:author="Пользователь Windows" w:date="2020-08-09T12:08:00Z"/>
          <w:rFonts w:ascii="Courier New" w:eastAsia="Times New Roman" w:hAnsi="Courier New" w:cs="Courier New"/>
          <w:color w:val="444444"/>
          <w:sz w:val="20"/>
          <w:szCs w:val="20"/>
        </w:rPr>
      </w:pPr>
      <w:ins w:id="272" w:author="Пользователь Windows" w:date="2020-08-09T12:08:00Z"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mkdir /hana/shared/log</w:t>
        </w:r>
      </w:ins>
    </w:p>
    <w:p w:rsidR="002F0B64" w:rsidRPr="002F0B64" w:rsidRDefault="002F0B64" w:rsidP="00806E65">
      <w:pPr>
        <w:spacing w:after="0" w:line="240" w:lineRule="auto"/>
        <w:rPr>
          <w:ins w:id="273" w:author="Пользователь Windows" w:date="2020-07-28T18:26:00Z"/>
          <w:rFonts w:ascii="Courier New" w:eastAsia="Times New Roman" w:hAnsi="Courier New" w:cs="Courier New"/>
          <w:color w:val="444444"/>
          <w:sz w:val="20"/>
          <w:szCs w:val="20"/>
          <w:rPrChange w:id="274" w:author="Пользователь Windows" w:date="2020-07-28T18:26:00Z">
            <w:rPr>
              <w:ins w:id="275" w:author="Пользователь Windows" w:date="2020-07-28T18:26:00Z"/>
              <w:rFonts w:ascii="Courier New" w:eastAsia="Times New Roman" w:hAnsi="Courier New" w:cs="Courier New"/>
              <w:color w:val="444444"/>
              <w:sz w:val="20"/>
              <w:szCs w:val="20"/>
              <w:lang w:val="ru-RU"/>
            </w:rPr>
          </w:rPrChange>
        </w:rPr>
      </w:pPr>
    </w:p>
    <w:p w:rsidR="002F0B64" w:rsidRPr="002F0B64" w:rsidRDefault="002F0B64" w:rsidP="00806E65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</w:p>
    <w:p w:rsidR="00DB2F42" w:rsidRPr="00806E65" w:rsidRDefault="008D5BB5" w:rsidP="00DB2F42">
      <w:pPr>
        <w:spacing w:after="0" w:line="240" w:lineRule="auto"/>
        <w:rPr>
          <w:ins w:id="276" w:author="Пользователь Windows" w:date="2020-07-28T18:31:00Z"/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rFonts w:ascii="Courier New" w:eastAsia="Times New Roman" w:hAnsi="Courier New" w:cs="Courier New"/>
          <w:color w:val="444444"/>
          <w:sz w:val="20"/>
          <w:szCs w:val="20"/>
        </w:rPr>
        <w:t>mount /dev/v</w:t>
      </w:r>
      <w:r w:rsidR="00806E65" w:rsidRPr="00806E65">
        <w:rPr>
          <w:rFonts w:ascii="Courier New" w:eastAsia="Times New Roman" w:hAnsi="Courier New" w:cs="Courier New"/>
          <w:color w:val="444444"/>
          <w:sz w:val="20"/>
          <w:szCs w:val="20"/>
        </w:rPr>
        <w:t xml:space="preserve">db1 </w:t>
      </w:r>
      <w:ins w:id="277" w:author="Пользователь Windows" w:date="2020-07-28T18:31:00Z">
        <w:r w:rsidR="00DB2F42">
          <w:rPr>
            <w:rFonts w:ascii="Courier New" w:eastAsia="Times New Roman" w:hAnsi="Courier New" w:cs="Courier New"/>
            <w:color w:val="444444"/>
            <w:sz w:val="20"/>
            <w:szCs w:val="20"/>
          </w:rPr>
          <w:t>/</w:t>
        </w:r>
        <w:r w:rsidR="00DB2F42"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usr/sap</w:t>
        </w:r>
      </w:ins>
    </w:p>
    <w:p w:rsidR="00806E65" w:rsidRPr="00806E65" w:rsidDel="00DB2F42" w:rsidRDefault="00806E65" w:rsidP="00806E65">
      <w:pPr>
        <w:spacing w:after="0" w:line="240" w:lineRule="auto"/>
        <w:rPr>
          <w:del w:id="278" w:author="Пользователь Windows" w:date="2020-07-28T18:31:00Z"/>
          <w:rFonts w:ascii="Courier New" w:eastAsia="Times New Roman" w:hAnsi="Courier New" w:cs="Courier New"/>
          <w:color w:val="444444"/>
          <w:sz w:val="20"/>
          <w:szCs w:val="20"/>
        </w:rPr>
      </w:pPr>
      <w:del w:id="279" w:author="Пользователь Windows" w:date="2020-07-28T18:31:00Z">
        <w:r w:rsidRPr="00806E65" w:rsidDel="00DB2F42">
          <w:rPr>
            <w:rFonts w:ascii="Courier New" w:eastAsia="Times New Roman" w:hAnsi="Courier New" w:cs="Courier New"/>
            <w:color w:val="444444"/>
            <w:sz w:val="20"/>
            <w:szCs w:val="20"/>
          </w:rPr>
          <w:delText>/distr</w:delText>
        </w:r>
      </w:del>
    </w:p>
    <w:p w:rsidR="00DA1C95" w:rsidRDefault="00806E65" w:rsidP="00DA1C95">
      <w:pPr>
        <w:spacing w:after="0" w:line="240" w:lineRule="auto"/>
        <w:rPr>
          <w:ins w:id="280" w:author="Пользователь Windows" w:date="2020-08-09T12:09:00Z"/>
          <w:rFonts w:ascii="Courier New" w:eastAsia="Times New Roman" w:hAnsi="Courier New" w:cs="Courier New"/>
          <w:color w:val="444444"/>
          <w:sz w:val="20"/>
          <w:szCs w:val="20"/>
        </w:rPr>
      </w:pPr>
      <w:del w:id="281" w:author="Пользователь Windows" w:date="2020-08-09T12:09:00Z">
        <w:r w:rsidRPr="00806E65" w:rsidDel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delText>mount /dev/</w:delText>
        </w:r>
        <w:r w:rsidR="008D5BB5" w:rsidDel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delText>vdb2</w:delText>
        </w:r>
        <w:r w:rsidRPr="00806E65" w:rsidDel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delText xml:space="preserve"> </w:delText>
        </w:r>
      </w:del>
      <w:ins w:id="282" w:author="Пользователь Windows" w:date="2020-08-09T12:09:00Z">
        <w:r w:rsidR="00DA1C95"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mount /dev/</w:t>
        </w:r>
        <w:r w:rsidR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t>vdb2</w:t>
        </w:r>
        <w:r w:rsidR="00DA1C95"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 </w:t>
        </w:r>
        <w:r w:rsidR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t>/hana/shared/data</w:t>
        </w:r>
      </w:ins>
    </w:p>
    <w:p w:rsidR="00DA1C95" w:rsidRDefault="00DA1C95" w:rsidP="00DA1C95">
      <w:pPr>
        <w:spacing w:after="0" w:line="240" w:lineRule="auto"/>
        <w:rPr>
          <w:ins w:id="283" w:author="Пользователь Windows" w:date="2020-08-09T12:09:00Z"/>
          <w:rFonts w:ascii="Courier New" w:eastAsia="Times New Roman" w:hAnsi="Courier New" w:cs="Courier New"/>
          <w:color w:val="444444"/>
          <w:sz w:val="20"/>
          <w:szCs w:val="20"/>
        </w:rPr>
      </w:pPr>
      <w:ins w:id="284" w:author="Пользователь Windows" w:date="2020-08-09T12:09:00Z"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mount /dev/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vdb3</w:t>
        </w:r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/hana/shared/log</w:t>
        </w:r>
      </w:ins>
    </w:p>
    <w:p w:rsidR="00DA1C95" w:rsidRDefault="00672FDE" w:rsidP="00806E65">
      <w:pPr>
        <w:spacing w:after="0" w:line="240" w:lineRule="auto"/>
        <w:rPr>
          <w:ins w:id="285" w:author="Пользователь Windows" w:date="2020-08-09T12:09:00Z"/>
          <w:rFonts w:ascii="Courier New" w:eastAsia="Times New Roman" w:hAnsi="Courier New" w:cs="Courier New"/>
          <w:color w:val="444444"/>
          <w:sz w:val="20"/>
          <w:szCs w:val="20"/>
        </w:rPr>
      </w:pPr>
      <w:ins w:id="286" w:author="Пользователь Windows" w:date="2020-08-09T15:06:00Z"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mount /dev/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vdb4</w:t>
        </w:r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/hana/shared</w:t>
        </w:r>
      </w:ins>
    </w:p>
    <w:p w:rsidR="00672FDE" w:rsidRDefault="00672FDE" w:rsidP="00672FDE">
      <w:pPr>
        <w:spacing w:after="0" w:line="240" w:lineRule="auto"/>
        <w:rPr>
          <w:ins w:id="287" w:author="Пользователь Windows" w:date="2020-08-09T15:09:00Z"/>
          <w:rFonts w:ascii="Courier New" w:eastAsia="Times New Roman" w:hAnsi="Courier New" w:cs="Courier New"/>
          <w:color w:val="444444"/>
          <w:sz w:val="20"/>
          <w:szCs w:val="20"/>
        </w:rPr>
      </w:pPr>
      <w:ins w:id="288" w:author="Пользователь Windows" w:date="2020-08-09T15:09:00Z"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mkdir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/usr/</w:t>
        </w:r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sap/distr</w:t>
        </w:r>
      </w:ins>
    </w:p>
    <w:p w:rsidR="00672FDE" w:rsidRDefault="00672FDE" w:rsidP="00806E65">
      <w:pPr>
        <w:spacing w:after="0" w:line="240" w:lineRule="auto"/>
        <w:rPr>
          <w:ins w:id="289" w:author="Пользователь Windows" w:date="2020-08-09T15:09:00Z"/>
          <w:rFonts w:ascii="Courier New" w:eastAsia="Times New Roman" w:hAnsi="Courier New" w:cs="Courier New"/>
          <w:color w:val="444444"/>
          <w:sz w:val="20"/>
          <w:szCs w:val="20"/>
        </w:rPr>
      </w:pPr>
    </w:p>
    <w:p w:rsidR="00806E65" w:rsidRPr="00806E65" w:rsidRDefault="00806E65" w:rsidP="00806E65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del w:id="290" w:author="Пользователь Windows" w:date="2020-07-28T18:37:00Z">
        <w:r w:rsidRPr="00806E65" w:rsidDel="00DB2F42">
          <w:rPr>
            <w:rFonts w:ascii="Courier New" w:eastAsia="Times New Roman" w:hAnsi="Courier New" w:cs="Courier New"/>
            <w:color w:val="444444"/>
            <w:sz w:val="20"/>
            <w:szCs w:val="20"/>
          </w:rPr>
          <w:delText>/usr/sap</w:delText>
        </w:r>
      </w:del>
    </w:p>
    <w:p w:rsidR="00806E65" w:rsidRPr="00CA0CE8" w:rsidRDefault="00806E65" w:rsidP="00806E65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>vi /etc/fstab</w:t>
      </w:r>
    </w:p>
    <w:p w:rsidR="008D5BB5" w:rsidRDefault="00FA0530" w:rsidP="00197F0B">
      <w:pPr>
        <w:shd w:val="clear" w:color="auto" w:fill="FFFFFF"/>
        <w:spacing w:after="225" w:line="240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2A12606" wp14:editId="0B7B2B3F">
            <wp:extent cx="4629150" cy="1209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B5" w:rsidRPr="00E941AB" w:rsidRDefault="00ED3B0B" w:rsidP="00197F0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ins w:id="291" w:author="Пользователь Windows" w:date="2020-08-09T12:43:00Z">
        <w:r>
          <w:rPr>
            <w:noProof/>
          </w:rPr>
          <w:drawing>
            <wp:inline distT="0" distB="0" distL="0" distR="0" wp14:anchorId="6F9BE4E2" wp14:editId="72D40734">
              <wp:extent cx="6152515" cy="708025"/>
              <wp:effectExtent l="0" t="0" r="635" b="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708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292" w:author="Пользователь Windows" w:date="2020-07-29T01:54:00Z">
        <w:r w:rsidR="00164267" w:rsidRPr="00160E79" w:rsidDel="00830177">
          <w:rPr>
            <w:noProof/>
            <w:lang w:val="ru-RU"/>
            <w:rPrChange w:id="293" w:author="Пользователь Windows" w:date="2020-08-01T09:35:00Z">
              <w:rPr>
                <w:noProof/>
              </w:rPr>
            </w:rPrChange>
          </w:rPr>
          <w:t xml:space="preserve"> </w:t>
        </w:r>
      </w:ins>
      <w:del w:id="294" w:author="Пользователь Windows" w:date="2020-07-28T22:30:00Z">
        <w:r w:rsidR="008D5BB5" w:rsidDel="00830177">
          <w:rPr>
            <w:noProof/>
          </w:rPr>
          <w:drawing>
            <wp:inline distT="0" distB="0" distL="0" distR="0" wp14:anchorId="0A30E32A" wp14:editId="5DFA4095">
              <wp:extent cx="6152515" cy="824865"/>
              <wp:effectExtent l="0" t="0" r="635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8248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E5355F" w:rsidRPr="00E941AB" w:rsidDel="00830177" w:rsidRDefault="00E5355F" w:rsidP="00197F0B">
      <w:pPr>
        <w:rPr>
          <w:del w:id="295" w:author="Пользователь Windows" w:date="2020-07-28T22:30:00Z"/>
          <w:lang w:val="ru-RU"/>
        </w:rPr>
      </w:pPr>
    </w:p>
    <w:p w:rsidR="003B3B19" w:rsidDel="00830177" w:rsidRDefault="003B3B19" w:rsidP="004677DC">
      <w:pPr>
        <w:spacing w:after="0" w:line="240" w:lineRule="auto"/>
        <w:rPr>
          <w:del w:id="296" w:author="Пользователь Windows" w:date="2020-07-28T22:30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B3B19" w:rsidRDefault="003B3B19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B3B19" w:rsidRPr="003B3B19" w:rsidRDefault="003B3B19" w:rsidP="003B3B19">
      <w:pPr>
        <w:pStyle w:val="NormalWeb"/>
        <w:shd w:val="clear" w:color="auto" w:fill="FFFFFF"/>
        <w:spacing w:before="0" w:beforeAutospacing="0" w:after="225" w:afterAutospacing="0"/>
        <w:rPr>
          <w:rFonts w:ascii="Segoe UI" w:hAnsi="Segoe UI" w:cs="Segoe UI"/>
          <w:sz w:val="23"/>
          <w:szCs w:val="23"/>
          <w:lang w:val="ru-RU"/>
        </w:rPr>
      </w:pPr>
      <w:r w:rsidRPr="003B3B19">
        <w:rPr>
          <w:rFonts w:ascii="Segoe UI" w:hAnsi="Segoe UI" w:cs="Segoe UI"/>
          <w:sz w:val="23"/>
          <w:szCs w:val="23"/>
          <w:lang w:val="ru-RU"/>
        </w:rPr>
        <w:t>Установим разрешение на</w:t>
      </w:r>
      <w:r>
        <w:rPr>
          <w:rFonts w:ascii="Segoe UI" w:hAnsi="Segoe UI" w:cs="Segoe UI"/>
          <w:sz w:val="23"/>
          <w:szCs w:val="23"/>
        </w:rPr>
        <w:t> </w:t>
      </w:r>
      <w:r w:rsidRPr="003B3B19">
        <w:rPr>
          <w:rFonts w:ascii="Segoe UI" w:hAnsi="Segoe UI" w:cs="Segoe UI"/>
          <w:sz w:val="23"/>
          <w:szCs w:val="23"/>
          <w:lang w:val="ru-RU"/>
        </w:rPr>
        <w:t>папку с</w:t>
      </w:r>
      <w:r>
        <w:rPr>
          <w:rFonts w:ascii="Segoe UI" w:hAnsi="Segoe UI" w:cs="Segoe UI"/>
          <w:sz w:val="23"/>
          <w:szCs w:val="23"/>
        </w:rPr>
        <w:t> </w:t>
      </w:r>
      <w:r w:rsidRPr="003B3B19">
        <w:rPr>
          <w:rFonts w:ascii="Segoe UI" w:hAnsi="Segoe UI" w:cs="Segoe UI"/>
          <w:sz w:val="23"/>
          <w:szCs w:val="23"/>
          <w:lang w:val="ru-RU"/>
        </w:rPr>
        <w:t xml:space="preserve">установочными файлами </w:t>
      </w:r>
      <w:r>
        <w:rPr>
          <w:rFonts w:ascii="Segoe UI" w:hAnsi="Segoe UI" w:cs="Segoe UI"/>
          <w:sz w:val="23"/>
          <w:szCs w:val="23"/>
        </w:rPr>
        <w:t>SAP</w:t>
      </w:r>
      <w:r w:rsidRPr="003B3B19">
        <w:rPr>
          <w:rFonts w:ascii="Segoe UI" w:hAnsi="Segoe UI" w:cs="Segoe UI"/>
          <w:sz w:val="23"/>
          <w:szCs w:val="23"/>
          <w:lang w:val="ru-RU"/>
        </w:rPr>
        <w:t>:</w:t>
      </w:r>
    </w:p>
    <w:p w:rsidR="003B3B19" w:rsidRPr="00B208A4" w:rsidRDefault="003B3B19" w:rsidP="003B3B19">
      <w:pPr>
        <w:pStyle w:val="NormalWeb"/>
        <w:shd w:val="clear" w:color="auto" w:fill="FFFFFF"/>
        <w:spacing w:before="0" w:beforeAutospacing="0" w:after="225" w:afterAutospacing="0"/>
        <w:rPr>
          <w:rFonts w:ascii="Segoe UI" w:hAnsi="Segoe UI" w:cs="Segoe UI"/>
          <w:sz w:val="23"/>
          <w:szCs w:val="23"/>
          <w:lang w:val="ru-RU"/>
        </w:rPr>
      </w:pPr>
      <w:r>
        <w:rPr>
          <w:rStyle w:val="HTMLCode"/>
          <w:bdr w:val="single" w:sz="6" w:space="1" w:color="DCEDFD" w:frame="1"/>
        </w:rPr>
        <w:t>chmod</w:t>
      </w:r>
      <w:r w:rsidRPr="00B208A4">
        <w:rPr>
          <w:rStyle w:val="HTMLCode"/>
          <w:bdr w:val="single" w:sz="6" w:space="1" w:color="DCEDFD" w:frame="1"/>
          <w:lang w:val="ru-RU"/>
        </w:rPr>
        <w:t xml:space="preserve"> -</w:t>
      </w:r>
      <w:r>
        <w:rPr>
          <w:rStyle w:val="HTMLCode"/>
          <w:bdr w:val="single" w:sz="6" w:space="1" w:color="DCEDFD" w:frame="1"/>
        </w:rPr>
        <w:t>R</w:t>
      </w:r>
      <w:r w:rsidRPr="00B208A4">
        <w:rPr>
          <w:rStyle w:val="HTMLCode"/>
          <w:bdr w:val="single" w:sz="6" w:space="1" w:color="DCEDFD" w:frame="1"/>
          <w:lang w:val="ru-RU"/>
        </w:rPr>
        <w:t xml:space="preserve"> 777 /</w:t>
      </w:r>
      <w:ins w:id="297" w:author="Пользователь Windows" w:date="2020-07-28T18:49:00Z">
        <w:r w:rsidR="00F726F7">
          <w:rPr>
            <w:rStyle w:val="HTMLCode"/>
            <w:bdr w:val="single" w:sz="6" w:space="1" w:color="DCEDFD" w:frame="1"/>
          </w:rPr>
          <w:t>usr</w:t>
        </w:r>
        <w:r w:rsidR="00F726F7" w:rsidRPr="00160E79">
          <w:rPr>
            <w:rStyle w:val="HTMLCode"/>
            <w:bdr w:val="single" w:sz="6" w:space="1" w:color="DCEDFD" w:frame="1"/>
            <w:lang w:val="ru-RU"/>
            <w:rPrChange w:id="298" w:author="Пользователь Windows" w:date="2020-08-01T09:35:00Z">
              <w:rPr>
                <w:rStyle w:val="HTMLCode"/>
                <w:bdr w:val="single" w:sz="6" w:space="1" w:color="DCEDFD" w:frame="1"/>
              </w:rPr>
            </w:rPrChange>
          </w:rPr>
          <w:t>/</w:t>
        </w:r>
        <w:r w:rsidR="00F726F7">
          <w:rPr>
            <w:rStyle w:val="HTMLCode"/>
            <w:bdr w:val="single" w:sz="6" w:space="1" w:color="DCEDFD" w:frame="1"/>
          </w:rPr>
          <w:t>sap</w:t>
        </w:r>
        <w:r w:rsidR="00F726F7" w:rsidRPr="00160E79">
          <w:rPr>
            <w:rStyle w:val="HTMLCode"/>
            <w:bdr w:val="single" w:sz="6" w:space="1" w:color="DCEDFD" w:frame="1"/>
            <w:lang w:val="ru-RU"/>
            <w:rPrChange w:id="299" w:author="Пользователь Windows" w:date="2020-08-01T09:35:00Z">
              <w:rPr>
                <w:rStyle w:val="HTMLCode"/>
                <w:bdr w:val="single" w:sz="6" w:space="1" w:color="DCEDFD" w:frame="1"/>
              </w:rPr>
            </w:rPrChange>
          </w:rPr>
          <w:t>/</w:t>
        </w:r>
      </w:ins>
      <w:r>
        <w:rPr>
          <w:rStyle w:val="HTMLCode"/>
          <w:bdr w:val="single" w:sz="6" w:space="1" w:color="DCEDFD" w:frame="1"/>
        </w:rPr>
        <w:t>distr</w:t>
      </w:r>
    </w:p>
    <w:p w:rsidR="003B3B19" w:rsidRPr="00160E79" w:rsidRDefault="003B3B19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:rPrChange w:id="300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</w:p>
    <w:p w:rsidR="004677DC" w:rsidRPr="00E70C37" w:rsidRDefault="00590FC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del w:id="301" w:author="Пользователь Windows" w:date="2020-08-19T16:44:00Z">
        <w:r w:rsidDel="0030768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Имрортируем </w:delText>
        </w:r>
      </w:del>
      <w:ins w:id="302" w:author="Пользователь Windows" w:date="2020-08-19T16:44:00Z">
        <w:r w:rsidR="0030768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Импортируем </w:t>
        </w:r>
      </w:ins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>WinSCP</w:t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настройки из </w:t>
      </w:r>
      <w:r>
        <w:rPr>
          <w:rFonts w:ascii="Times New Roman" w:eastAsia="Times New Roman" w:hAnsi="Times New Roman" w:cs="Times New Roman"/>
          <w:sz w:val="28"/>
          <w:szCs w:val="28"/>
        </w:rPr>
        <w:t>Putty</w:t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Подключимся к ВМ и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загрузим в /</w:t>
      </w:r>
      <w:ins w:id="303" w:author="Пользователь Windows" w:date="2020-08-09T13:38:00Z">
        <w:r w:rsidR="002472B7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t>usr</w:t>
        </w:r>
        <w:r w:rsidR="002472B7" w:rsidRPr="002472B7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  <w:rPrChange w:id="304" w:author="Пользователь Windows" w:date="2020-08-09T13:38:00Z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</w:rPr>
            </w:rPrChange>
          </w:rPr>
          <w:t>/</w:t>
        </w:r>
        <w:r w:rsidR="002472B7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t>sap</w:t>
        </w:r>
        <w:r w:rsidR="002472B7" w:rsidRPr="002472B7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  <w:rPrChange w:id="305" w:author="Пользователь Windows" w:date="2020-08-09T13:38:00Z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</w:rPr>
            </w:rPrChange>
          </w:rPr>
          <w:t>/</w:t>
        </w:r>
      </w:ins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distr</w:t>
      </w:r>
      <w:r w:rsidR="00806E6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архив</w:t>
      </w:r>
      <w:r w:rsid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ы</w:t>
      </w:r>
      <w:r w:rsidR="00806E6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SAP</w:t>
      </w:r>
      <w:r w:rsidR="00DD709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DD709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HANA</w:t>
      </w:r>
      <w:r w:rsid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Server</w:t>
      </w:r>
      <w:r w:rsidR="001E11CC" w:rsidRP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(</w:t>
      </w:r>
      <w:r w:rsid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hxe</w:t>
      </w:r>
      <w:r w:rsidR="003E26E2" w:rsidRP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.</w:t>
      </w:r>
      <w:r w:rsid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tgz</w:t>
      </w:r>
      <w:r w:rsidR="001E11CC" w:rsidRP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)</w:t>
      </w:r>
      <w:ins w:id="306" w:author="Пользователь Windows" w:date="2020-08-02T21:00:00Z">
        <w:r w:rsidR="006E2D71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,</w:t>
        </w:r>
      </w:ins>
      <w:r w:rsidR="00806E65" w:rsidRPr="00806E6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del w:id="307" w:author="Пользователь Windows" w:date="2020-08-02T21:01:00Z">
        <w:r w:rsidR="00806E65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X</w:delText>
        </w:r>
      </w:del>
      <w:ins w:id="308" w:author="Пользователь Windows" w:date="2020-08-02T21:00:00Z"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09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 w:rsidRPr="006063AB">
          <w:rPr>
            <w:rFonts w:ascii="Times New Roman" w:hAnsi="Times New Roman" w:cs="Times New Roman"/>
            <w:sz w:val="28"/>
            <w:szCs w:val="28"/>
          </w:rPr>
          <w:t>SAP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10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 w:rsidRPr="006063AB">
          <w:rPr>
            <w:rFonts w:ascii="Times New Roman" w:hAnsi="Times New Roman" w:cs="Times New Roman"/>
            <w:sz w:val="28"/>
            <w:szCs w:val="28"/>
          </w:rPr>
          <w:t>HANA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11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 w:rsidRPr="006063AB">
          <w:rPr>
            <w:rFonts w:ascii="Times New Roman" w:hAnsi="Times New Roman" w:cs="Times New Roman"/>
            <w:sz w:val="28"/>
            <w:szCs w:val="28"/>
          </w:rPr>
          <w:t>Extended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12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 w:rsidRPr="006063AB">
          <w:rPr>
            <w:rFonts w:ascii="Times New Roman" w:hAnsi="Times New Roman" w:cs="Times New Roman"/>
            <w:sz w:val="28"/>
            <w:szCs w:val="28"/>
          </w:rPr>
          <w:t>Appl</w:t>
        </w:r>
        <w:r w:rsidR="00F02858">
          <w:rPr>
            <w:rFonts w:ascii="Times New Roman" w:hAnsi="Times New Roman" w:cs="Times New Roman"/>
            <w:sz w:val="28"/>
            <w:szCs w:val="28"/>
          </w:rPr>
          <w:t>ication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13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>
          <w:rPr>
            <w:rFonts w:ascii="Times New Roman" w:hAnsi="Times New Roman" w:cs="Times New Roman"/>
            <w:sz w:val="28"/>
            <w:szCs w:val="28"/>
          </w:rPr>
          <w:t>Services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14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315" w:author="Пользователь Windows" w:date="2020-08-02T21:01:00Z">
        <w:r w:rsidR="00F02858">
          <w:rPr>
            <w:rFonts w:ascii="Times New Roman" w:hAnsi="Times New Roman" w:cs="Times New Roman"/>
            <w:sz w:val="28"/>
            <w:szCs w:val="28"/>
            <w:lang w:val="ru-RU"/>
          </w:rPr>
          <w:t>–</w:t>
        </w:r>
      </w:ins>
      <w:ins w:id="316" w:author="Пользователь Windows" w:date="2020-08-02T21:00:00Z">
        <w:r w:rsidR="00F02858">
          <w:rPr>
            <w:rFonts w:ascii="Times New Roman" w:hAnsi="Times New Roman" w:cs="Times New Roman"/>
            <w:sz w:val="28"/>
            <w:szCs w:val="28"/>
          </w:rPr>
          <w:t>XSA</w:t>
        </w:r>
      </w:ins>
      <w:ins w:id="317" w:author="Пользователь Windows" w:date="2020-08-02T21:01:00Z">
        <w:r w:rsidR="00F02858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del w:id="318" w:author="Пользователь Windows" w:date="2020-08-02T21:00:00Z">
        <w:r w:rsidR="00806E65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S</w:delText>
        </w:r>
        <w:r w:rsidR="001E11CC" w:rsidRP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Advanced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, Web IDE, 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SAP</w:delText>
        </w:r>
        <w:r w:rsidR="001E11CC" w:rsidRPr="003E26E2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HANA</w:delText>
        </w:r>
        <w:r w:rsidR="001E11CC" w:rsidRPr="003E26E2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Cockpit</w:delText>
        </w:r>
      </w:del>
      <w:del w:id="319" w:author="Пользователь Windows" w:date="2020-08-02T21:01:00Z">
        <w:r w:rsidR="001E11CC" w:rsidRPr="003E26E2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</w:del>
      <w:r w:rsidR="001E11CC" w:rsidRP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(</w:t>
      </w:r>
      <w:r w:rsid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hxeesa</w:t>
      </w:r>
      <w:r w:rsidR="003E26E2" w:rsidRP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.</w:t>
      </w:r>
      <w:r w:rsid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tgz</w:t>
      </w:r>
      <w:r w:rsidR="001E11CC" w:rsidRP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)</w:t>
      </w:r>
      <w:r w:rsidR="00E70C37" w:rsidRP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и </w:t>
      </w:r>
      <w:r w:rsid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shine</w:t>
      </w:r>
      <w:r w:rsidR="00E70C37" w:rsidRP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.</w:t>
      </w:r>
      <w:r w:rsid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tgz</w:t>
      </w:r>
      <w:r w:rsidR="00E70C37" w:rsidRP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(</w:t>
      </w:r>
      <w:r w:rsid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Учебный контент</w:t>
      </w:r>
      <w:r w:rsidR="00E70C37" w:rsidRP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)</w:t>
      </w:r>
    </w:p>
    <w:p w:rsidR="004677DC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B6D64" w:rsidRDefault="00D27C59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  <w:ins w:id="320" w:author="Пользователь Windows" w:date="2020-07-28T18:50:00Z">
        <w:r>
          <w:rPr>
            <w:noProof/>
          </w:rPr>
          <w:drawing>
            <wp:inline distT="0" distB="0" distL="0" distR="0" wp14:anchorId="3E968567" wp14:editId="45F30FB3">
              <wp:extent cx="6152515" cy="2627630"/>
              <wp:effectExtent l="0" t="0" r="635" b="127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6276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160E79" w:rsidDel="002C3385">
          <w:rPr>
            <w:noProof/>
            <w:lang w:val="ru-RU"/>
            <w:rPrChange w:id="321" w:author="Пользователь Windows" w:date="2020-08-01T09:35:00Z">
              <w:rPr>
                <w:noProof/>
              </w:rPr>
            </w:rPrChange>
          </w:rPr>
          <w:t xml:space="preserve"> </w:t>
        </w:r>
      </w:ins>
      <w:del w:id="322" w:author="Пользователь Windows" w:date="2020-07-28T18:49:00Z">
        <w:r w:rsidR="00F22D44" w:rsidDel="002C3385">
          <w:rPr>
            <w:noProof/>
          </w:rPr>
          <w:drawing>
            <wp:inline distT="0" distB="0" distL="0" distR="0" wp14:anchorId="4E9870A5" wp14:editId="39A1A2D2">
              <wp:extent cx="6152515" cy="2328545"/>
              <wp:effectExtent l="0" t="0" r="635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32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9F6405" w:rsidRPr="00160E79" w:rsidRDefault="009F640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  <w:rPrChange w:id="323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</w:rPr>
          </w:rPrChange>
        </w:rPr>
      </w:pPr>
    </w:p>
    <w:p w:rsidR="006B6D64" w:rsidRPr="00160E79" w:rsidRDefault="006B6D6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  <w:rPrChange w:id="324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</w:rPr>
          </w:rPrChange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Распакуем</w:t>
      </w:r>
      <w:r w:rsidRPr="00160E7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  <w:rPrChange w:id="325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архив</w:t>
      </w:r>
      <w:r w:rsidR="003E26E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ы</w:t>
      </w:r>
    </w:p>
    <w:p w:rsidR="003E26E2" w:rsidRPr="00160E79" w:rsidRDefault="003E26E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  <w:rPrChange w:id="326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</w:rPr>
          </w:rPrChange>
        </w:rPr>
      </w:pPr>
    </w:p>
    <w:p w:rsidR="003E26E2" w:rsidRPr="00160E79" w:rsidRDefault="003E26E2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27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cd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28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</w:t>
      </w:r>
      <w:ins w:id="329" w:author="Пользователь Windows" w:date="2020-07-28T18:50:00Z">
        <w:r w:rsidR="00D27C59" w:rsidRPr="00B208A4">
          <w:rPr>
            <w:rStyle w:val="HTMLCode"/>
            <w:rFonts w:eastAsiaTheme="minorHAnsi"/>
            <w:bdr w:val="single" w:sz="6" w:space="1" w:color="DCEDFD" w:frame="1"/>
            <w:lang w:val="ru-RU"/>
          </w:rPr>
          <w:t>/</w:t>
        </w:r>
        <w:r w:rsidR="00D27C59">
          <w:rPr>
            <w:rStyle w:val="HTMLCode"/>
            <w:rFonts w:eastAsiaTheme="minorHAnsi"/>
            <w:bdr w:val="single" w:sz="6" w:space="1" w:color="DCEDFD" w:frame="1"/>
          </w:rPr>
          <w:t>usr</w:t>
        </w:r>
        <w:r w:rsidR="00D27C59" w:rsidRPr="00160E79">
          <w:rPr>
            <w:rStyle w:val="HTMLCode"/>
            <w:rFonts w:eastAsiaTheme="minorHAnsi"/>
            <w:bdr w:val="single" w:sz="6" w:space="1" w:color="DCEDFD" w:frame="1"/>
            <w:lang w:val="ru-RU"/>
            <w:rPrChange w:id="330" w:author="Пользователь Windows" w:date="2020-08-01T09:35:00Z">
              <w:rPr>
                <w:rStyle w:val="HTMLCode"/>
                <w:rFonts w:eastAsiaTheme="minorHAnsi"/>
                <w:bdr w:val="single" w:sz="6" w:space="1" w:color="DCEDFD" w:frame="1"/>
              </w:rPr>
            </w:rPrChange>
          </w:rPr>
          <w:t>/</w:t>
        </w:r>
        <w:r w:rsidR="00D27C59">
          <w:rPr>
            <w:rStyle w:val="HTMLCode"/>
            <w:rFonts w:eastAsiaTheme="minorHAnsi"/>
            <w:bdr w:val="single" w:sz="6" w:space="1" w:color="DCEDFD" w:frame="1"/>
          </w:rPr>
          <w:t>sap</w:t>
        </w:r>
        <w:r w:rsidR="00D27C59" w:rsidRPr="00160E79">
          <w:rPr>
            <w:rStyle w:val="HTMLCode"/>
            <w:rFonts w:eastAsiaTheme="minorHAnsi"/>
            <w:bdr w:val="single" w:sz="6" w:space="1" w:color="DCEDFD" w:frame="1"/>
            <w:lang w:val="ru-RU"/>
            <w:rPrChange w:id="331" w:author="Пользователь Windows" w:date="2020-08-01T09:35:00Z">
              <w:rPr>
                <w:rStyle w:val="HTMLCode"/>
                <w:rFonts w:eastAsiaTheme="minorHAnsi"/>
                <w:bdr w:val="single" w:sz="6" w:space="1" w:color="DCEDFD" w:frame="1"/>
              </w:rPr>
            </w:rPrChange>
          </w:rPr>
          <w:t>/</w:t>
        </w:r>
        <w:r w:rsidR="00D27C59">
          <w:rPr>
            <w:rStyle w:val="HTMLCode"/>
            <w:rFonts w:eastAsiaTheme="minorHAnsi"/>
            <w:bdr w:val="single" w:sz="6" w:space="1" w:color="DCEDFD" w:frame="1"/>
          </w:rPr>
          <w:t>distr</w:t>
        </w:r>
        <w:r w:rsidR="00D27C59" w:rsidRPr="00160E79" w:rsidDel="00D27C59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332" w:author="Пользователь Windows" w:date="2020-08-01T09:35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 xml:space="preserve"> </w:t>
        </w:r>
      </w:ins>
      <w:del w:id="333" w:author="Пользователь Windows" w:date="2020-07-28T18:50:00Z">
        <w:r w:rsidRPr="00160E79" w:rsidDel="00D27C59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334" w:author="Пользователь Windows" w:date="2020-08-01T09:35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delText>/</w:delText>
        </w:r>
        <w:r w:rsidRPr="00A6016E" w:rsidDel="00D27C59">
          <w:rPr>
            <w:rFonts w:ascii="Courier New" w:eastAsia="Times New Roman" w:hAnsi="Courier New" w:cs="Courier New"/>
            <w:color w:val="444444"/>
            <w:sz w:val="20"/>
            <w:szCs w:val="20"/>
          </w:rPr>
          <w:delText>distr</w:delText>
        </w:r>
      </w:del>
    </w:p>
    <w:p w:rsidR="003E26E2" w:rsidRPr="00160E79" w:rsidRDefault="003E26E2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35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tar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36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-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xvzf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37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h</w:t>
      </w:r>
      <w:r w:rsidR="00801CDA">
        <w:rPr>
          <w:rFonts w:ascii="Courier New" w:eastAsia="Times New Roman" w:hAnsi="Courier New" w:cs="Courier New"/>
          <w:color w:val="444444"/>
          <w:sz w:val="20"/>
          <w:szCs w:val="20"/>
        </w:rPr>
        <w:t>xe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38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>.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tgz</w:t>
      </w:r>
    </w:p>
    <w:p w:rsidR="003E26E2" w:rsidRPr="00160E79" w:rsidRDefault="003E26E2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39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tar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40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-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xvzf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41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hxexsa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42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>.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tgz</w:t>
      </w:r>
    </w:p>
    <w:p w:rsidR="003A39D0" w:rsidRDefault="003A39D0" w:rsidP="003A39D0">
      <w:pPr>
        <w:spacing w:after="0" w:line="240" w:lineRule="auto"/>
        <w:rPr>
          <w:ins w:id="343" w:author="Пользователь Windows" w:date="2020-07-30T15:51:00Z"/>
          <w:rFonts w:ascii="Courier New" w:eastAsia="Times New Roman" w:hAnsi="Courier New" w:cs="Courier New"/>
          <w:color w:val="444444"/>
          <w:sz w:val="20"/>
          <w:szCs w:val="20"/>
        </w:rPr>
      </w:pPr>
      <w:ins w:id="344" w:author="Пользователь Windows" w:date="2020-07-30T15:51:00Z">
        <w:r w:rsidRPr="0046616E">
          <w:rPr>
            <w:rFonts w:ascii="Courier New" w:eastAsia="Times New Roman" w:hAnsi="Courier New" w:cs="Courier New"/>
            <w:color w:val="444444"/>
            <w:sz w:val="20"/>
            <w:szCs w:val="20"/>
          </w:rPr>
          <w:t>tar -xvzf shine.tgz</w:t>
        </w:r>
      </w:ins>
    </w:p>
    <w:p w:rsidR="00C12DD6" w:rsidRPr="00801CDA" w:rsidRDefault="00C12DD6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</w:p>
    <w:p w:rsidR="00C12DD6" w:rsidRPr="00801CDA" w:rsidRDefault="00C12DD6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</w:p>
    <w:p w:rsidR="004677DC" w:rsidRPr="00E941AB" w:rsidRDefault="00C62F27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294BA34E" wp14:editId="7EF540F1">
            <wp:extent cx="6152515" cy="2371725"/>
            <wp:effectExtent l="0" t="0" r="63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DC" w:rsidRPr="00E941AB">
        <w:rPr>
          <w:rFonts w:ascii="Courier New" w:eastAsia="Times New Roman" w:hAnsi="Courier New" w:cs="Courier New"/>
          <w:color w:val="444444"/>
          <w:sz w:val="20"/>
          <w:szCs w:val="20"/>
          <w:lang w:val="ru-RU"/>
        </w:rPr>
        <w:br/>
      </w:r>
    </w:p>
    <w:p w:rsidR="00C9439F" w:rsidRDefault="00C9439F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</w:p>
    <w:p w:rsidR="00244726" w:rsidRPr="00274196" w:rsidRDefault="0024472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45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Добавим</w:t>
      </w:r>
      <w:r w:rsidRPr="00160E7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46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репозиторий</w:t>
      </w:r>
      <w:ins w:id="347" w:author="Пользователь Windows" w:date="2020-07-30T23:58:00Z">
        <w:r w:rsid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</w:rPr>
          <w:t>:</w:t>
        </w:r>
      </w:ins>
    </w:p>
    <w:p w:rsidR="00244726" w:rsidRPr="00160E79" w:rsidRDefault="0024472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48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44726" w:rsidRPr="002A1AE3" w:rsidRDefault="002A1AE3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2A1AE3">
        <w:rPr>
          <w:rFonts w:ascii="Courier New" w:eastAsia="Times New Roman" w:hAnsi="Courier New" w:cs="Courier New"/>
          <w:color w:val="444444"/>
          <w:sz w:val="20"/>
          <w:szCs w:val="20"/>
        </w:rPr>
        <w:t>sudo zypper ar -c https://download.opensuse.org/tumbleweed/repo/oss/ openSUSE-Tumbleweed-Oss-HTTPS</w:t>
      </w:r>
    </w:p>
    <w:p w:rsidR="004677DC" w:rsidRPr="00274196" w:rsidRDefault="00806E65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Установим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49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требуемы</w:t>
      </w:r>
      <w:ins w:id="350" w:author="Пользователь Windows" w:date="2020-07-30T23:58:00Z">
        <w:r w:rsid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>е</w:t>
        </w:r>
      </w:ins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51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для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52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работы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53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библиотеки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54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libstdc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55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>++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56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, </w:t>
      </w:r>
      <w:ins w:id="357" w:author="Пользователь Windows" w:date="2020-07-28T18:50:00Z">
        <w:r w:rsidR="00D27C59" w:rsidRP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rPrChange w:id="358" w:author="Пользователь Windows" w:date="2020-07-30T23:58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libnuma1,</w:t>
        </w:r>
      </w:ins>
      <w:ins w:id="359" w:author="Пользователь Windows" w:date="2020-07-28T18:51:00Z">
        <w:r w:rsidR="00D27C59" w:rsidRP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</w:rPr>
          <w:t xml:space="preserve"> </w:t>
        </w:r>
      </w:ins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libatomic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60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и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61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libgcc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62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>_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s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63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>1</w:t>
      </w:r>
      <w:ins w:id="364" w:author="Пользователь Windows" w:date="2020-07-30T23:58:00Z">
        <w:r w:rsid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</w:rPr>
          <w:t>:</w:t>
        </w:r>
      </w:ins>
      <w:r w:rsidR="004677DC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65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br/>
      </w:r>
    </w:p>
    <w:p w:rsidR="00806E65" w:rsidRPr="00806E65" w:rsidRDefault="00806E65" w:rsidP="002A1AE3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 xml:space="preserve">zypper install </w:t>
      </w:r>
      <w:r w:rsidR="002A1AE3" w:rsidRPr="002A1AE3">
        <w:rPr>
          <w:rFonts w:ascii="Courier New" w:eastAsia="Times New Roman" w:hAnsi="Courier New" w:cs="Courier New"/>
          <w:color w:val="444444"/>
          <w:sz w:val="20"/>
          <w:szCs w:val="20"/>
        </w:rPr>
        <w:t>libstdc++</w:t>
      </w:r>
      <w:ins w:id="366" w:author="Пользователь Windows" w:date="2020-07-28T22:37:00Z">
        <w:r w:rsidR="00830177">
          <w:rPr>
            <w:rFonts w:ascii="Courier New" w:eastAsia="Times New Roman" w:hAnsi="Courier New" w:cs="Courier New"/>
            <w:color w:val="444444"/>
            <w:sz w:val="20"/>
            <w:szCs w:val="20"/>
          </w:rPr>
          <w:t>6</w:t>
        </w:r>
      </w:ins>
    </w:p>
    <w:p w:rsidR="00806E65" w:rsidRPr="00806E65" w:rsidRDefault="00806E65" w:rsidP="00C12DD6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>zypper install libatomic1</w:t>
      </w:r>
    </w:p>
    <w:p w:rsidR="00806E65" w:rsidRPr="00806E65" w:rsidRDefault="00806E65" w:rsidP="00C12DD6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 xml:space="preserve">zypper install </w:t>
      </w:r>
      <w:r w:rsidR="002A1AE3" w:rsidRPr="002A1AE3">
        <w:rPr>
          <w:rFonts w:ascii="Courier New" w:eastAsia="Times New Roman" w:hAnsi="Courier New" w:cs="Courier New"/>
          <w:color w:val="444444"/>
          <w:sz w:val="20"/>
          <w:szCs w:val="20"/>
        </w:rPr>
        <w:t>libgcc_s1</w:t>
      </w:r>
    </w:p>
    <w:p w:rsidR="00806E65" w:rsidRPr="002A1AE3" w:rsidRDefault="002A1AE3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2A1AE3">
        <w:rPr>
          <w:rFonts w:ascii="Courier New" w:eastAsia="Times New Roman" w:hAnsi="Courier New" w:cs="Courier New"/>
          <w:color w:val="444444"/>
          <w:sz w:val="20"/>
          <w:szCs w:val="20"/>
        </w:rPr>
        <w:t>zypper install libnuma1</w:t>
      </w:r>
    </w:p>
    <w:p w:rsidR="004677DC" w:rsidRPr="00E941AB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 </w:t>
      </w:r>
    </w:p>
    <w:p w:rsidR="005E1575" w:rsidRPr="00160E79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  <w:rPrChange w:id="367" w:author="Пользователь Windows" w:date="2020-08-01T09:35:00Z">
            <w:rPr>
              <w:rFonts w:ascii="Times New Roman" w:eastAsia="Times New Roman" w:hAnsi="Times New Roman" w:cs="Times New Roman"/>
              <w:b/>
              <w:sz w:val="32"/>
              <w:szCs w:val="32"/>
            </w:rPr>
          </w:rPrChange>
        </w:rPr>
      </w:pP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Шаг</w:t>
      </w:r>
      <w:r w:rsidRPr="00160E7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  <w:rPrChange w:id="368" w:author="Пользователь Windows" w:date="2020-08-01T09:35:00Z">
            <w:rPr>
              <w:rFonts w:ascii="Times New Roman" w:eastAsia="Times New Roman" w:hAnsi="Times New Roman" w:cs="Times New Roman"/>
              <w:b/>
              <w:bCs/>
              <w:sz w:val="32"/>
              <w:szCs w:val="32"/>
            </w:rPr>
          </w:rPrChange>
        </w:rPr>
        <w:t xml:space="preserve"> 4.</w:t>
      </w: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</w:rPr>
        <w:t> </w:t>
      </w:r>
      <w:r w:rsidRPr="00160E7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  <w:rPrChange w:id="369" w:author="Пользователь Windows" w:date="2020-08-01T09:35:00Z">
            <w:rPr>
              <w:rFonts w:ascii="Times New Roman" w:eastAsia="Times New Roman" w:hAnsi="Times New Roman" w:cs="Times New Roman"/>
              <w:b/>
              <w:bCs/>
              <w:sz w:val="32"/>
              <w:szCs w:val="32"/>
            </w:rPr>
          </w:rPrChange>
        </w:rPr>
        <w:t xml:space="preserve"> </w:t>
      </w: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Устанавливаем</w:t>
      </w: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</w:rPr>
        <w:t> </w:t>
      </w:r>
      <w:r w:rsidRPr="00160E7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  <w:rPrChange w:id="370" w:author="Пользователь Windows" w:date="2020-08-01T09:35:00Z">
            <w:rPr>
              <w:rFonts w:ascii="Times New Roman" w:eastAsia="Times New Roman" w:hAnsi="Times New Roman" w:cs="Times New Roman"/>
              <w:b/>
              <w:bCs/>
              <w:sz w:val="32"/>
              <w:szCs w:val="32"/>
            </w:rPr>
          </w:rPrChange>
        </w:rPr>
        <w:t xml:space="preserve"> </w:t>
      </w: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</w:rPr>
        <w:t>SAP</w:t>
      </w:r>
      <w:r w:rsidRPr="00160E79">
        <w:rPr>
          <w:rFonts w:ascii="Times New Roman" w:eastAsia="Times New Roman" w:hAnsi="Times New Roman" w:cs="Times New Roman"/>
          <w:b/>
          <w:sz w:val="32"/>
          <w:szCs w:val="32"/>
          <w:lang w:val="ru-RU"/>
          <w:rPrChange w:id="371" w:author="Пользователь Windows" w:date="2020-08-01T09:35:00Z">
            <w:rPr>
              <w:rFonts w:ascii="Times New Roman" w:eastAsia="Times New Roman" w:hAnsi="Times New Roman" w:cs="Times New Roman"/>
              <w:b/>
              <w:sz w:val="32"/>
              <w:szCs w:val="32"/>
            </w:rPr>
          </w:rPrChange>
        </w:rPr>
        <w:t xml:space="preserve"> </w:t>
      </w:r>
      <w:r w:rsidR="00A565B9" w:rsidRPr="001E672A">
        <w:rPr>
          <w:rFonts w:ascii="Times New Roman" w:eastAsia="Times New Roman" w:hAnsi="Times New Roman" w:cs="Times New Roman"/>
          <w:b/>
          <w:sz w:val="32"/>
          <w:szCs w:val="32"/>
        </w:rPr>
        <w:t>HANA</w:t>
      </w:r>
      <w:r w:rsidR="001E672A" w:rsidRPr="00160E79">
        <w:rPr>
          <w:rFonts w:ascii="Times New Roman" w:eastAsia="Times New Roman" w:hAnsi="Times New Roman" w:cs="Times New Roman"/>
          <w:b/>
          <w:sz w:val="32"/>
          <w:szCs w:val="32"/>
          <w:lang w:val="ru-RU"/>
          <w:rPrChange w:id="372" w:author="Пользователь Windows" w:date="2020-08-01T09:35:00Z">
            <w:rPr>
              <w:rFonts w:ascii="Times New Roman" w:eastAsia="Times New Roman" w:hAnsi="Times New Roman" w:cs="Times New Roman"/>
              <w:b/>
              <w:sz w:val="32"/>
              <w:szCs w:val="32"/>
            </w:rPr>
          </w:rPrChange>
        </w:rPr>
        <w:t xml:space="preserve"> </w:t>
      </w:r>
      <w:r w:rsidR="001E672A" w:rsidRPr="001E672A">
        <w:rPr>
          <w:rFonts w:ascii="Times New Roman" w:eastAsia="Times New Roman" w:hAnsi="Times New Roman" w:cs="Times New Roman"/>
          <w:b/>
          <w:sz w:val="32"/>
          <w:szCs w:val="32"/>
        </w:rPr>
        <w:t>XS</w:t>
      </w:r>
    </w:p>
    <w:p w:rsidR="005E1575" w:rsidRDefault="005E1575" w:rsidP="005E1575">
      <w:pPr>
        <w:spacing w:after="0" w:line="240" w:lineRule="auto"/>
        <w:rPr>
          <w:ins w:id="373" w:author="Пользователь Windows" w:date="2020-08-09T00:51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5D1A" w:rsidRDefault="006C60E5">
      <w:pPr>
        <w:spacing w:after="0" w:line="240" w:lineRule="auto"/>
        <w:ind w:left="720"/>
        <w:rPr>
          <w:ins w:id="374" w:author="Пользователь Windows" w:date="2020-08-16T16:46:00Z"/>
          <w:rFonts w:ascii="Times New Roman" w:eastAsia="Times New Roman" w:hAnsi="Times New Roman" w:cs="Times New Roman"/>
          <w:i/>
          <w:sz w:val="28"/>
          <w:szCs w:val="28"/>
          <w:lang w:val="ru-RU"/>
        </w:rPr>
        <w:pPrChange w:id="375" w:author="Пользователь Windows" w:date="2020-08-15T17:31:00Z">
          <w:pPr>
            <w:spacing w:after="0" w:line="240" w:lineRule="auto"/>
          </w:pPr>
        </w:pPrChange>
      </w:pPr>
      <w:ins w:id="376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377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Первое с чего стоит начать установку – это</w:t>
        </w:r>
      </w:ins>
      <w:ins w:id="378" w:author="Пользователь Windows" w:date="2020-08-15T17:30:00Z">
        <w:r w:rsidR="00F619E5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379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380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381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E944F3">
          <w:rPr>
            <w:rFonts w:ascii="Times New Roman" w:eastAsia="Times New Roman" w:hAnsi="Times New Roman" w:cs="Times New Roman"/>
            <w:i/>
            <w:sz w:val="28"/>
            <w:szCs w:val="28"/>
            <w:lang w:val="ru-RU"/>
          </w:rPr>
          <w:t xml:space="preserve">определением понятия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382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SID</w:t>
        </w:r>
      </w:ins>
      <w:ins w:id="383" w:author="Пользователь Windows" w:date="2020-08-16T16:46:00Z">
        <w:r w:rsidR="00E944F3">
          <w:rPr>
            <w:rFonts w:ascii="Times New Roman" w:eastAsia="Times New Roman" w:hAnsi="Times New Roman" w:cs="Times New Roman"/>
            <w:i/>
            <w:sz w:val="28"/>
            <w:szCs w:val="28"/>
            <w:lang w:val="ru-RU"/>
          </w:rPr>
          <w:t xml:space="preserve"> </w:t>
        </w:r>
      </w:ins>
    </w:p>
    <w:p w:rsidR="00733C23" w:rsidRDefault="006C60E5">
      <w:pPr>
        <w:spacing w:after="0" w:line="240" w:lineRule="auto"/>
        <w:ind w:left="720"/>
        <w:rPr>
          <w:ins w:id="384" w:author="Пользователь Windows" w:date="2020-08-16T16:47:00Z"/>
          <w:rFonts w:ascii="Times New Roman" w:eastAsia="Times New Roman" w:hAnsi="Times New Roman" w:cs="Times New Roman"/>
          <w:i/>
          <w:sz w:val="28"/>
          <w:szCs w:val="28"/>
          <w:lang w:val="ru-RU"/>
        </w:rPr>
        <w:pPrChange w:id="385" w:author="Пользователь Windows" w:date="2020-08-15T17:31:00Z">
          <w:pPr>
            <w:spacing w:after="0" w:line="240" w:lineRule="auto"/>
          </w:pPr>
        </w:pPrChange>
      </w:pPr>
      <w:ins w:id="386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387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388" w:author="Пользователь Windows" w:date="2020-08-16T16:47:00Z">
        <w:r w:rsidR="00285D1A" w:rsidRPr="00663E5E">
          <w:rPr>
            <w:rFonts w:ascii="Times New Roman" w:eastAsia="Times New Roman" w:hAnsi="Times New Roman" w:cs="Times New Roman"/>
            <w:i/>
            <w:sz w:val="28"/>
            <w:szCs w:val="28"/>
          </w:rPr>
          <w:t>SID</w:t>
        </w:r>
        <w:r w:rsidR="00285D1A" w:rsidRPr="00663E5E">
          <w:rPr>
            <w:rFonts w:ascii="Times New Roman" w:eastAsia="Times New Roman" w:hAnsi="Times New Roman" w:cs="Times New Roman"/>
            <w:i/>
            <w:sz w:val="28"/>
            <w:szCs w:val="28"/>
            <w:lang w:val="ru-RU"/>
          </w:rPr>
          <w:t xml:space="preserve"> </w:t>
        </w:r>
      </w:ins>
      <w:ins w:id="389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390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(</w:t>
        </w:r>
      </w:ins>
      <w:ins w:id="391" w:author="Пользователь Windows" w:date="2020-08-09T01:03:00Z"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rPrChange w:id="392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>SAP</w:t>
        </w:r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lang w:val="ru-RU"/>
            <w:rPrChange w:id="393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 xml:space="preserve"> </w:t>
        </w:r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rPrChange w:id="394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>System</w:t>
        </w:r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lang w:val="ru-RU"/>
            <w:rPrChange w:id="395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 xml:space="preserve"> </w:t>
        </w:r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rPrChange w:id="396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>Identificator</w:t>
        </w:r>
      </w:ins>
      <w:ins w:id="397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398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)</w:t>
        </w:r>
      </w:ins>
      <w:ins w:id="399" w:author="Пользователь Windows" w:date="2020-08-09T01:03:00Z">
        <w:r w:rsidR="00285D1A">
          <w:rPr>
            <w:rFonts w:ascii="Times New Roman" w:eastAsia="Times New Roman" w:hAnsi="Times New Roman" w:cs="Times New Roman"/>
            <w:i/>
            <w:sz w:val="28"/>
            <w:szCs w:val="28"/>
            <w:lang w:val="ru-RU"/>
          </w:rPr>
          <w:t xml:space="preserve"> - </w:t>
        </w:r>
      </w:ins>
      <w:ins w:id="400" w:author="Пользователь Windows" w:date="2020-08-09T01:04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01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представляет собой комбинацию трех символов и должен быть уникальным в рамках ландшафта. </w:t>
        </w:r>
      </w:ins>
      <w:ins w:id="402" w:author="Пользователь Windows" w:date="2020-08-09T01:05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03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В рамках установки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04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SAP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05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06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HANA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07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08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Express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09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10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Edition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11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значение </w:t>
        </w:r>
      </w:ins>
      <w:ins w:id="412" w:author="Пользователь Windows" w:date="2020-08-09T01:06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13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SID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14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15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по-умолчанию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16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HXE</w:t>
        </w:r>
      </w:ins>
      <w:ins w:id="417" w:author="Пользователь Windows" w:date="2020-08-09T01:08:00Z">
        <w:r w:rsidR="0002409A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18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. Предпологается, что мы не будем выбирать </w:t>
        </w:r>
      </w:ins>
      <w:ins w:id="419" w:author="Пользователь Windows" w:date="2020-08-09T13:39:00Z">
        <w:r w:rsidR="002472B7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20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в качестве </w:t>
        </w:r>
        <w:r w:rsidR="002472B7"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21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SID</w:t>
        </w:r>
        <w:r w:rsidR="002472B7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22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423" w:author="Пользователь Windows" w:date="2020-08-09T01:08:00Z">
        <w:r w:rsidR="0002409A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24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что-то другое</w:t>
        </w:r>
        <w:r w:rsidR="00663A90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25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.</w:t>
        </w:r>
      </w:ins>
    </w:p>
    <w:p w:rsidR="00733C23" w:rsidRPr="00663A90" w:rsidRDefault="00733C23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:rPrChange w:id="426" w:author="Пользователь Windows" w:date="2020-08-09T12:10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</w:p>
    <w:p w:rsidR="005E1575" w:rsidRPr="0032342F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Запускаем скрипт инсталляции с правами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root</w:t>
      </w:r>
      <w:r w:rsidR="00E152F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</w:t>
      </w:r>
      <w:ins w:id="427" w:author="Пользователь Windows" w:date="2020-07-30T23:58:00Z">
        <w:r w:rsidR="00274196" w:rsidRPr="00274196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428" w:author="Пользователь Windows" w:date="2020-07-30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:</w:t>
        </w:r>
      </w:ins>
      <w:del w:id="429" w:author="Пользователь Windows" w:date="2020-07-30T23:58:00Z">
        <w:r w:rsidR="00E152F1" w:rsidRPr="0032342F" w:rsidDel="0027419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.</w:delText>
        </w:r>
      </w:del>
    </w:p>
    <w:p w:rsidR="00A33860" w:rsidRPr="00E8137F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0FC7" w:rsidRPr="00274196" w:rsidRDefault="00590FC7" w:rsidP="005E1575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430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</w:p>
    <w:p w:rsidR="0057481A" w:rsidRPr="00830177" w:rsidRDefault="005E1575" w:rsidP="0057481A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rPrChange w:id="431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</w:pP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32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</w:rPr>
          </w:rPrChange>
        </w:rPr>
        <w:t>cd</w:t>
      </w: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33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  <w:t xml:space="preserve"> </w:t>
      </w:r>
      <w:ins w:id="434" w:author="Пользователь Windows" w:date="2020-07-28T22:37:00Z">
        <w:r w:rsidR="00830177" w:rsidRPr="00343988">
          <w:rPr>
            <w:rFonts w:eastAsia="Times New Roman"/>
            <w:color w:val="444444"/>
            <w:rPrChange w:id="435" w:author="Пользователь Windows" w:date="2020-07-28T23:01:00Z">
              <w:rPr>
                <w:rStyle w:val="HTMLCode"/>
                <w:rFonts w:eastAsiaTheme="minorHAnsi"/>
                <w:bdr w:val="single" w:sz="6" w:space="1" w:color="DCEDFD" w:frame="1"/>
                <w:lang w:val="ru-RU"/>
              </w:rPr>
            </w:rPrChange>
          </w:rPr>
          <w:t>/</w:t>
        </w:r>
        <w:r w:rsidR="00830177" w:rsidRPr="00343988">
          <w:rPr>
            <w:rFonts w:eastAsia="Times New Roman"/>
            <w:color w:val="444444"/>
            <w:rPrChange w:id="436" w:author="Пользователь Windows" w:date="2020-07-28T23:01:00Z">
              <w:rPr>
                <w:rStyle w:val="HTMLCode"/>
                <w:rFonts w:eastAsiaTheme="minorHAnsi"/>
                <w:bdr w:val="single" w:sz="6" w:space="1" w:color="DCEDFD" w:frame="1"/>
              </w:rPr>
            </w:rPrChange>
          </w:rPr>
          <w:t>usr/sap/distr</w:t>
        </w:r>
        <w:r w:rsidR="00830177" w:rsidRPr="00830177" w:rsidDel="00830177">
          <w:rPr>
            <w:rFonts w:ascii="Courier New" w:eastAsia="Times New Roman" w:hAnsi="Courier New" w:cs="Courier New"/>
            <w:color w:val="444444"/>
            <w:sz w:val="20"/>
            <w:szCs w:val="20"/>
            <w:rPrChange w:id="437" w:author="Пользователь Windows" w:date="2020-07-28T22:37:00Z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rPrChange>
          </w:rPr>
          <w:t xml:space="preserve"> </w:t>
        </w:r>
      </w:ins>
      <w:del w:id="438" w:author="Пользователь Windows" w:date="2020-07-28T22:37:00Z">
        <w:r w:rsidRPr="00830177" w:rsidDel="00830177">
          <w:rPr>
            <w:rFonts w:ascii="Courier New" w:eastAsia="Times New Roman" w:hAnsi="Courier New" w:cs="Courier New"/>
            <w:color w:val="444444"/>
            <w:sz w:val="20"/>
            <w:szCs w:val="20"/>
            <w:rPrChange w:id="439" w:author="Пользователь Windows" w:date="2020-07-28T22:37:00Z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rPrChange>
          </w:rPr>
          <w:delText>/</w:delText>
        </w:r>
        <w:r w:rsidRPr="00830177" w:rsidDel="00830177">
          <w:rPr>
            <w:rFonts w:ascii="Courier New" w:eastAsia="Times New Roman" w:hAnsi="Courier New" w:cs="Courier New"/>
            <w:color w:val="444444"/>
            <w:sz w:val="20"/>
            <w:szCs w:val="20"/>
            <w:rPrChange w:id="440" w:author="Пользователь Windows" w:date="2020-07-28T22:37:00Z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rPrChange>
          </w:rPr>
          <w:delText>distr</w:delText>
        </w:r>
        <w:r w:rsidR="0057481A" w:rsidRPr="00830177" w:rsidDel="00830177">
          <w:rPr>
            <w:rFonts w:ascii="Courier New" w:eastAsia="Times New Roman" w:hAnsi="Courier New" w:cs="Courier New"/>
            <w:color w:val="444444"/>
            <w:sz w:val="20"/>
            <w:szCs w:val="20"/>
            <w:rPrChange w:id="441" w:author="Пользователь Windows" w:date="2020-07-28T22:37:00Z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rPrChange>
          </w:rPr>
          <w:delText xml:space="preserve"> </w:delText>
        </w:r>
      </w:del>
    </w:p>
    <w:p w:rsidR="005E1575" w:rsidRPr="00830177" w:rsidRDefault="005E1575" w:rsidP="0057481A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rPrChange w:id="442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</w:pP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43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  <w:t>./</w:t>
      </w:r>
      <w:r w:rsidR="0057481A" w:rsidRPr="00830177">
        <w:rPr>
          <w:rFonts w:ascii="Courier New" w:eastAsia="Times New Roman" w:hAnsi="Courier New" w:cs="Courier New"/>
          <w:color w:val="444444"/>
          <w:sz w:val="20"/>
          <w:szCs w:val="20"/>
          <w:rPrChange w:id="444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</w:rPr>
          </w:rPrChange>
        </w:rPr>
        <w:t>setup_hxe</w:t>
      </w: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45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  <w:t>.</w:t>
      </w: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46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</w:rPr>
          </w:rPrChange>
        </w:rPr>
        <w:t>sh</w:t>
      </w:r>
    </w:p>
    <w:p w:rsidR="005E1575" w:rsidRPr="00830177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PrChange w:id="447" w:author="Пользователь Windows" w:date="2020-07-28T22:37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</w:p>
    <w:p w:rsidR="005E1575" w:rsidRPr="00A565B9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E8E" w:rsidRPr="00655E8E" w:rsidRDefault="004E5317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меню</w:t>
      </w:r>
      <w:r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55E8E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установки</w:t>
      </w:r>
      <w:r w:rsidR="00655E8E"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55E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требуется несколько раз нажать </w:t>
      </w:r>
      <w:r w:rsidR="00655E8E">
        <w:rPr>
          <w:rFonts w:ascii="Times New Roman" w:eastAsia="Times New Roman" w:hAnsi="Times New Roman" w:cs="Times New Roman"/>
          <w:sz w:val="28"/>
          <w:szCs w:val="28"/>
        </w:rPr>
        <w:t>Enter</w:t>
      </w:r>
      <w:r w:rsidR="00655E8E"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5E8E" w:rsidRPr="00655E8E" w:rsidRDefault="00655E8E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 мы установим</w:t>
      </w:r>
      <w:ins w:id="448" w:author="Пользователь Windows" w:date="2020-08-15T17:32:00Z">
        <w:r w:rsidR="00F619E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предложенные</w:t>
        </w:r>
      </w:ins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значения по умолчанию</w:t>
      </w:r>
      <w:r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5E8E" w:rsidRPr="00040D6F" w:rsidRDefault="00655E8E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Дистрибутивы</w:t>
      </w:r>
      <w:r w:rsidR="00040D6F" w:rsidRPr="00040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40D6F">
        <w:rPr>
          <w:rFonts w:ascii="Times New Roman" w:eastAsia="Times New Roman" w:hAnsi="Times New Roman" w:cs="Times New Roman"/>
          <w:sz w:val="28"/>
          <w:szCs w:val="28"/>
          <w:lang w:val="ru-RU"/>
        </w:rPr>
        <w:t>лежат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40D6F" w:rsidRPr="00040D6F">
        <w:rPr>
          <w:rFonts w:ascii="Times New Roman" w:eastAsia="Times New Roman" w:hAnsi="Times New Roman" w:cs="Times New Roman"/>
          <w:sz w:val="28"/>
          <w:szCs w:val="28"/>
          <w:lang w:val="ru-RU"/>
        </w:rPr>
        <w:t>/distr/HANA_EXPRESS_20</w:t>
      </w:r>
    </w:p>
    <w:p w:rsidR="00655E8E" w:rsidRPr="00B208A4" w:rsidRDefault="006177D0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D452A">
        <w:rPr>
          <w:rFonts w:ascii="Times New Roman" w:eastAsia="Times New Roman" w:hAnsi="Times New Roman" w:cs="Times New Roman"/>
          <w:sz w:val="28"/>
          <w:szCs w:val="28"/>
        </w:rPr>
        <w:lastRenderedPageBreak/>
        <w:t>SID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FD452A">
        <w:rPr>
          <w:rFonts w:ascii="Times New Roman" w:eastAsia="Times New Roman" w:hAnsi="Times New Roman" w:cs="Times New Roman"/>
          <w:sz w:val="28"/>
          <w:szCs w:val="28"/>
        </w:rPr>
        <w:t>HXE</w:t>
      </w:r>
    </w:p>
    <w:p w:rsidR="006177D0" w:rsidRPr="005D3112" w:rsidRDefault="006177D0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Номер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инстанции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del w:id="449" w:author="Пользователь Windows" w:date="2020-08-01T10:09:00Z">
        <w:r w:rsidRPr="00B208A4" w:rsidDel="005542BB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-</w:delText>
        </w:r>
      </w:del>
      <w:ins w:id="450" w:author="Пользователь Windows" w:date="2020-08-01T10:09:00Z">
        <w:r w:rsidR="005542BB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–</w:t>
        </w:r>
      </w:ins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90</w:t>
      </w:r>
    </w:p>
    <w:p w:rsidR="00860FB4" w:rsidRPr="00FC111E" w:rsidRDefault="001F5113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Установка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всех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компонентов</w:t>
      </w:r>
      <w:r w:rsidR="00860FB4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860FB4">
        <w:rPr>
          <w:rFonts w:ascii="Times New Roman" w:eastAsia="Times New Roman" w:hAnsi="Times New Roman" w:cs="Times New Roman"/>
          <w:sz w:val="28"/>
          <w:szCs w:val="28"/>
        </w:rPr>
        <w:t>all</w:t>
      </w:r>
      <w:ins w:id="451" w:author="Пользователь Windows" w:date="2020-08-04T22:00:00Z">
        <w:r w:rsidR="00FC111E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*</w:t>
        </w:r>
      </w:ins>
    </w:p>
    <w:p w:rsidR="007F3182" w:rsidRPr="00733C23" w:rsidRDefault="00FC111E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ins w:id="452" w:author="Пользователь Windows" w:date="2020-08-04T22:00:00Z">
        <w:r w:rsidRPr="00733C23">
          <w:rPr>
            <w:rFonts w:ascii="Times New Roman" w:eastAsia="Times New Roman" w:hAnsi="Times New Roman" w:cs="Times New Roman"/>
            <w:sz w:val="28"/>
            <w:szCs w:val="28"/>
            <w:rPrChange w:id="453" w:author="Пользователь Windows" w:date="2020-08-09T00:48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* - </w:t>
        </w:r>
      </w:ins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860FB4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>данном</w:t>
      </w:r>
      <w:r w:rsidR="00860FB4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>случае</w:t>
      </w:r>
      <w:r w:rsidR="00860FB4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>это</w:t>
      </w:r>
      <w:r w:rsidR="001F5113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5113">
        <w:rPr>
          <w:rFonts w:ascii="Times New Roman" w:eastAsia="Times New Roman" w:hAnsi="Times New Roman" w:cs="Times New Roman"/>
          <w:sz w:val="28"/>
          <w:szCs w:val="28"/>
          <w:lang w:val="ru-RU"/>
        </w:rPr>
        <w:t>значит</w:t>
      </w:r>
      <w:r w:rsidR="00860FB4" w:rsidRPr="00733C23">
        <w:rPr>
          <w:rFonts w:ascii="Times New Roman" w:eastAsia="Times New Roman" w:hAnsi="Times New Roman" w:cs="Times New Roman"/>
          <w:sz w:val="28"/>
          <w:szCs w:val="28"/>
        </w:rPr>
        <w:t>,</w:t>
      </w:r>
      <w:r w:rsidR="001F5113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5113">
        <w:rPr>
          <w:rFonts w:ascii="Times New Roman" w:eastAsia="Times New Roman" w:hAnsi="Times New Roman" w:cs="Times New Roman"/>
          <w:sz w:val="28"/>
          <w:szCs w:val="28"/>
          <w:lang w:val="ru-RU"/>
        </w:rPr>
        <w:t>что</w:t>
      </w:r>
      <w:r w:rsidR="001F5113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5113">
        <w:rPr>
          <w:rFonts w:ascii="Times New Roman" w:eastAsia="Times New Roman" w:hAnsi="Times New Roman" w:cs="Times New Roman"/>
          <w:sz w:val="28"/>
          <w:szCs w:val="28"/>
          <w:lang w:val="ru-RU"/>
        </w:rPr>
        <w:t>мы</w:t>
      </w:r>
      <w:r w:rsidR="001F5113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5113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установим</w:t>
      </w:r>
      <w:r w:rsidR="00FD452A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BB091F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абор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="00BB091F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иблиотек</w:t>
      </w:r>
      <w:r w:rsidR="00BB091F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4E5317">
        <w:rPr>
          <w:rFonts w:ascii="Times New Roman" w:eastAsia="Times New Roman" w:hAnsi="Times New Roman" w:cs="Times New Roman"/>
          <w:sz w:val="28"/>
          <w:szCs w:val="28"/>
        </w:rPr>
        <w:t>Application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4E5317">
        <w:rPr>
          <w:rFonts w:ascii="Times New Roman" w:eastAsia="Times New Roman" w:hAnsi="Times New Roman" w:cs="Times New Roman"/>
          <w:sz w:val="28"/>
          <w:szCs w:val="28"/>
        </w:rPr>
        <w:t>Function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4E5317">
        <w:rPr>
          <w:rFonts w:ascii="Times New Roman" w:eastAsia="Times New Roman" w:hAnsi="Times New Roman" w:cs="Times New Roman"/>
          <w:sz w:val="28"/>
          <w:szCs w:val="28"/>
        </w:rPr>
        <w:t>Library</w:t>
      </w:r>
      <w:r w:rsidR="00655E8E" w:rsidRPr="00733C2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55E8E">
        <w:rPr>
          <w:rFonts w:ascii="Times New Roman" w:eastAsia="Times New Roman" w:hAnsi="Times New Roman" w:cs="Times New Roman"/>
          <w:sz w:val="28"/>
          <w:szCs w:val="28"/>
        </w:rPr>
        <w:t>AFL</w:t>
      </w:r>
      <w:r w:rsidR="00655E8E" w:rsidRPr="00733C23">
        <w:rPr>
          <w:rFonts w:ascii="Times New Roman" w:eastAsia="Times New Roman" w:hAnsi="Times New Roman" w:cs="Times New Roman"/>
          <w:sz w:val="28"/>
          <w:szCs w:val="28"/>
        </w:rPr>
        <w:t>)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091F" w:rsidRPr="00733C23">
        <w:rPr>
          <w:rFonts w:ascii="Times New Roman" w:eastAsia="Times New Roman" w:hAnsi="Times New Roman" w:cs="Times New Roman"/>
          <w:sz w:val="28"/>
          <w:szCs w:val="28"/>
        </w:rPr>
        <w:t>,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 </w:t>
      </w:r>
      <w:r w:rsidR="00A565B9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куда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входят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 Predictive Analysis Library </w:t>
      </w:r>
      <w:r w:rsidR="00BB091F" w:rsidRPr="00733C23">
        <w:rPr>
          <w:rFonts w:ascii="Times New Roman" w:eastAsia="Times New Roman" w:hAnsi="Times New Roman" w:cs="Times New Roman"/>
          <w:sz w:val="28"/>
          <w:szCs w:val="28"/>
        </w:rPr>
        <w:t>(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PAL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),  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Business Function Library </w:t>
      </w:r>
      <w:r w:rsidR="00BB091F" w:rsidRPr="00733C23">
        <w:rPr>
          <w:rFonts w:ascii="Times New Roman" w:eastAsia="Times New Roman" w:hAnsi="Times New Roman" w:cs="Times New Roman"/>
          <w:sz w:val="28"/>
          <w:szCs w:val="28"/>
        </w:rPr>
        <w:t>(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BFL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="007F3182" w:rsidRPr="004E5317">
        <w:rPr>
          <w:rFonts w:ascii="Times New Roman" w:eastAsia="Times New Roman" w:hAnsi="Times New Roman" w:cs="Times New Roman"/>
          <w:sz w:val="28"/>
          <w:szCs w:val="28"/>
        </w:rPr>
        <w:t>Optimization</w:t>
      </w:r>
      <w:r w:rsidR="007F3182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3182" w:rsidRPr="004E5317">
        <w:rPr>
          <w:rFonts w:ascii="Times New Roman" w:eastAsia="Times New Roman" w:hAnsi="Times New Roman" w:cs="Times New Roman"/>
          <w:sz w:val="28"/>
          <w:szCs w:val="28"/>
        </w:rPr>
        <w:t>Function</w:t>
      </w:r>
      <w:r w:rsidR="007F3182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3182" w:rsidRPr="004E5317">
        <w:rPr>
          <w:rFonts w:ascii="Times New Roman" w:eastAsia="Times New Roman" w:hAnsi="Times New Roman" w:cs="Times New Roman"/>
          <w:sz w:val="28"/>
          <w:szCs w:val="28"/>
        </w:rPr>
        <w:t>Library</w:t>
      </w:r>
      <w:r w:rsidR="007F3182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>(</w:t>
      </w:r>
      <w:r w:rsidR="00A565B9" w:rsidRPr="004E5317">
        <w:rPr>
          <w:rFonts w:ascii="Times New Roman" w:eastAsia="Times New Roman" w:hAnsi="Times New Roman" w:cs="Times New Roman"/>
          <w:sz w:val="28"/>
          <w:szCs w:val="28"/>
        </w:rPr>
        <w:t>OFL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>)</w:t>
      </w:r>
      <w:r w:rsidR="00442628" w:rsidRPr="00733C2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E1575" w:rsidRDefault="00442628" w:rsidP="00442628">
      <w:pPr>
        <w:shd w:val="clear" w:color="auto" w:fill="FFFFFF"/>
        <w:spacing w:after="0" w:line="240" w:lineRule="auto"/>
        <w:rPr>
          <w:ins w:id="454" w:author="Пользователь Windows" w:date="2020-07-30T15:51:00Z"/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Плагин </w:t>
      </w:r>
      <w:r w:rsidR="00BB091F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SAP HANA EPM–MD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S предназначен </w:t>
      </w:r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получения данных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 различных OLAP источников, а п</w:t>
      </w:r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одсистема расширенных сервисов (Extended Services, XS) </w:t>
      </w:r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softHyphen/>
        <w:t xml:space="preserve">— это встроенный </w:t>
      </w:r>
      <w:r w:rsidR="00F724C2">
        <w:fldChar w:fldCharType="begin"/>
      </w:r>
      <w:r w:rsidR="00F724C2" w:rsidRPr="005D3112">
        <w:rPr>
          <w:lang w:val="ru-RU"/>
          <w:rPrChange w:id="455" w:author="Пользователь Windows" w:date="2020-08-01T15:17:00Z">
            <w:rPr/>
          </w:rPrChange>
        </w:rPr>
        <w:instrText xml:space="preserve"> </w:instrText>
      </w:r>
      <w:r w:rsidR="00F724C2">
        <w:instrText>HYPERLINK</w:instrText>
      </w:r>
      <w:r w:rsidR="00F724C2" w:rsidRPr="005D3112">
        <w:rPr>
          <w:lang w:val="ru-RU"/>
          <w:rPrChange w:id="456" w:author="Пользователь Windows" w:date="2020-08-01T15:17:00Z">
            <w:rPr/>
          </w:rPrChange>
        </w:rPr>
        <w:instrText xml:space="preserve"> "</w:instrText>
      </w:r>
      <w:r w:rsidR="00F724C2">
        <w:instrText>https</w:instrText>
      </w:r>
      <w:r w:rsidR="00F724C2" w:rsidRPr="005D3112">
        <w:rPr>
          <w:lang w:val="ru-RU"/>
          <w:rPrChange w:id="457" w:author="Пользователь Windows" w:date="2020-08-01T15:17:00Z">
            <w:rPr/>
          </w:rPrChange>
        </w:rPr>
        <w:instrText>://</w:instrText>
      </w:r>
      <w:r w:rsidR="00F724C2">
        <w:instrText>ru</w:instrText>
      </w:r>
      <w:r w:rsidR="00F724C2" w:rsidRPr="005D3112">
        <w:rPr>
          <w:lang w:val="ru-RU"/>
          <w:rPrChange w:id="458" w:author="Пользователь Windows" w:date="2020-08-01T15:17:00Z">
            <w:rPr/>
          </w:rPrChange>
        </w:rPr>
        <w:instrText>.</w:instrText>
      </w:r>
      <w:r w:rsidR="00F724C2">
        <w:instrText>wikipedia</w:instrText>
      </w:r>
      <w:r w:rsidR="00F724C2" w:rsidRPr="005D3112">
        <w:rPr>
          <w:lang w:val="ru-RU"/>
          <w:rPrChange w:id="459" w:author="Пользователь Windows" w:date="2020-08-01T15:17:00Z">
            <w:rPr/>
          </w:rPrChange>
        </w:rPr>
        <w:instrText>.</w:instrText>
      </w:r>
      <w:r w:rsidR="00F724C2">
        <w:instrText>org</w:instrText>
      </w:r>
      <w:r w:rsidR="00F724C2" w:rsidRPr="005D3112">
        <w:rPr>
          <w:lang w:val="ru-RU"/>
          <w:rPrChange w:id="460" w:author="Пользователь Windows" w:date="2020-08-01T15:17:00Z">
            <w:rPr/>
          </w:rPrChange>
        </w:rPr>
        <w:instrText>/</w:instrText>
      </w:r>
      <w:r w:rsidR="00F724C2">
        <w:instrText>wiki</w:instrText>
      </w:r>
      <w:r w:rsidR="00F724C2" w:rsidRPr="005D3112">
        <w:rPr>
          <w:lang w:val="ru-RU"/>
          <w:rPrChange w:id="461" w:author="Пользователь Windows" w:date="2020-08-01T15:17:00Z">
            <w:rPr/>
          </w:rPrChange>
        </w:rPr>
        <w:instrText>/%</w:instrText>
      </w:r>
      <w:r w:rsidR="00F724C2">
        <w:instrText>D</w:instrText>
      </w:r>
      <w:r w:rsidR="00F724C2" w:rsidRPr="005D3112">
        <w:rPr>
          <w:lang w:val="ru-RU"/>
          <w:rPrChange w:id="462" w:author="Пользователь Windows" w:date="2020-08-01T15:17:00Z">
            <w:rPr/>
          </w:rPrChange>
        </w:rPr>
        <w:instrText>0%92%</w:instrText>
      </w:r>
      <w:r w:rsidR="00F724C2">
        <w:instrText>D</w:instrText>
      </w:r>
      <w:r w:rsidR="00F724C2" w:rsidRPr="005D3112">
        <w:rPr>
          <w:lang w:val="ru-RU"/>
          <w:rPrChange w:id="463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464" w:author="Пользователь Windows" w:date="2020-08-01T15:17:00Z">
            <w:rPr/>
          </w:rPrChange>
        </w:rPr>
        <w:instrText>5%</w:instrText>
      </w:r>
      <w:r w:rsidR="00F724C2">
        <w:instrText>D</w:instrText>
      </w:r>
      <w:r w:rsidR="00F724C2" w:rsidRPr="005D3112">
        <w:rPr>
          <w:lang w:val="ru-RU"/>
          <w:rPrChange w:id="465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466" w:author="Пользователь Windows" w:date="2020-08-01T15:17:00Z">
            <w:rPr/>
          </w:rPrChange>
        </w:rPr>
        <w:instrText>1-%</w:instrText>
      </w:r>
      <w:r w:rsidR="00F724C2">
        <w:instrText>D</w:instrText>
      </w:r>
      <w:r w:rsidR="00F724C2" w:rsidRPr="005D3112">
        <w:rPr>
          <w:lang w:val="ru-RU"/>
          <w:rPrChange w:id="467" w:author="Пользователь Windows" w:date="2020-08-01T15:17:00Z">
            <w:rPr/>
          </w:rPrChange>
        </w:rPr>
        <w:instrText>1%81%</w:instrText>
      </w:r>
      <w:r w:rsidR="00F724C2">
        <w:instrText>D</w:instrText>
      </w:r>
      <w:r w:rsidR="00F724C2" w:rsidRPr="005D3112">
        <w:rPr>
          <w:lang w:val="ru-RU"/>
          <w:rPrChange w:id="468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469" w:author="Пользователь Windows" w:date="2020-08-01T15:17:00Z">
            <w:rPr/>
          </w:rPrChange>
        </w:rPr>
        <w:instrText>5%</w:instrText>
      </w:r>
      <w:r w:rsidR="00F724C2">
        <w:instrText>D</w:instrText>
      </w:r>
      <w:r w:rsidR="00F724C2" w:rsidRPr="005D3112">
        <w:rPr>
          <w:lang w:val="ru-RU"/>
          <w:rPrChange w:id="470" w:author="Пользователь Windows" w:date="2020-08-01T15:17:00Z">
            <w:rPr/>
          </w:rPrChange>
        </w:rPr>
        <w:instrText>1%80%</w:instrText>
      </w:r>
      <w:r w:rsidR="00F724C2">
        <w:instrText>D</w:instrText>
      </w:r>
      <w:r w:rsidR="00F724C2" w:rsidRPr="005D3112">
        <w:rPr>
          <w:lang w:val="ru-RU"/>
          <w:rPrChange w:id="471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472" w:author="Пользователь Windows" w:date="2020-08-01T15:17:00Z">
            <w:rPr/>
          </w:rPrChange>
        </w:rPr>
        <w:instrText>2%</w:instrText>
      </w:r>
      <w:r w:rsidR="00F724C2">
        <w:instrText>D</w:instrText>
      </w:r>
      <w:r w:rsidR="00F724C2" w:rsidRPr="005D3112">
        <w:rPr>
          <w:lang w:val="ru-RU"/>
          <w:rPrChange w:id="473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474" w:author="Пользователь Windows" w:date="2020-08-01T15:17:00Z">
            <w:rPr/>
          </w:rPrChange>
        </w:rPr>
        <w:instrText>5%</w:instrText>
      </w:r>
      <w:r w:rsidR="00F724C2">
        <w:instrText>D</w:instrText>
      </w:r>
      <w:r w:rsidR="00F724C2" w:rsidRPr="005D3112">
        <w:rPr>
          <w:lang w:val="ru-RU"/>
          <w:rPrChange w:id="475" w:author="Пользователь Windows" w:date="2020-08-01T15:17:00Z">
            <w:rPr/>
          </w:rPrChange>
        </w:rPr>
        <w:instrText>1%80" \</w:instrText>
      </w:r>
      <w:r w:rsidR="00F724C2">
        <w:instrText>o</w:instrText>
      </w:r>
      <w:r w:rsidR="00F724C2" w:rsidRPr="005D3112">
        <w:rPr>
          <w:lang w:val="ru-RU"/>
          <w:rPrChange w:id="476" w:author="Пользователь Windows" w:date="2020-08-01T15:17:00Z">
            <w:rPr/>
          </w:rPrChange>
        </w:rPr>
        <w:instrText xml:space="preserve"> "Веб-сервер" </w:instrText>
      </w:r>
      <w:r w:rsidR="00F724C2">
        <w:fldChar w:fldCharType="separate"/>
      </w:r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>веб-сервер</w:t>
      </w:r>
      <w:r w:rsidR="00F724C2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ins w:id="477" w:author="Пользователь Windows" w:date="2020-08-17T11:51:00Z">
        <w:r w:rsidR="0020585C"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478" w:author="Пользователь Windows" w:date="2020-08-17T11:5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 набор различных компонентов, имеющих</w:t>
        </w:r>
      </w:ins>
      <w:del w:id="479" w:author="Пользователь Windows" w:date="2020-08-17T11:51:00Z">
        <w:r w:rsidRPr="00442628" w:rsidDel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 с</w:delText>
        </w:r>
      </w:del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привилегированны</w:t>
      </w:r>
      <w:ins w:id="480" w:author="Пользователь Windows" w:date="2020-08-17T11:51:00Z">
        <w:r w:rsidR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й</w:t>
        </w:r>
      </w:ins>
      <w:del w:id="481" w:author="Пользователь Windows" w:date="2020-08-17T11:51:00Z">
        <w:r w:rsidRPr="00442628" w:rsidDel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м</w:delText>
        </w:r>
      </w:del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</w:t>
      </w:r>
      <w:del w:id="482" w:author="Пользователь Windows" w:date="2020-08-17T11:51:00Z">
        <w:r w:rsidRPr="00442628" w:rsidDel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ом</w:delText>
        </w:r>
      </w:del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базе данных.</w:t>
      </w:r>
    </w:p>
    <w:p w:rsidR="003A39D0" w:rsidRDefault="003A39D0" w:rsidP="00442628">
      <w:pPr>
        <w:shd w:val="clear" w:color="auto" w:fill="FFFFFF"/>
        <w:spacing w:after="0" w:line="240" w:lineRule="auto"/>
        <w:rPr>
          <w:ins w:id="483" w:author="Пользователь Windows" w:date="2020-07-30T15:51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117" w:rsidRDefault="00316117" w:rsidP="00316117">
      <w:pPr>
        <w:spacing w:after="0" w:line="240" w:lineRule="auto"/>
        <w:rPr>
          <w:ins w:id="484" w:author="Пользователь Windows" w:date="2020-07-30T23:59:00Z"/>
          <w:rFonts w:ascii="Times New Roman" w:eastAsia="Times New Roman" w:hAnsi="Times New Roman" w:cs="Times New Roman"/>
          <w:sz w:val="32"/>
          <w:szCs w:val="32"/>
          <w:lang w:val="ru-RU"/>
        </w:rPr>
      </w:pPr>
      <w:ins w:id="485" w:author="Пользователь Windows" w:date="2020-07-30T15:53:00Z">
        <w:r w:rsidRPr="00D74412">
          <w:rPr>
            <w:rFonts w:ascii="Times New Roman" w:eastAsia="Times New Roman" w:hAnsi="Times New Roman" w:cs="Times New Roman"/>
            <w:sz w:val="32"/>
            <w:szCs w:val="32"/>
          </w:rPr>
          <w:t>SAP HANA Interactive Education (</w:t>
        </w:r>
        <w:r>
          <w:rPr>
            <w:rFonts w:ascii="Times New Roman" w:eastAsia="Times New Roman" w:hAnsi="Times New Roman" w:cs="Times New Roman"/>
            <w:sz w:val="32"/>
            <w:szCs w:val="32"/>
          </w:rPr>
          <w:t xml:space="preserve">аббревиатура </w:t>
        </w:r>
        <w:r w:rsidRPr="00D74412">
          <w:rPr>
            <w:rFonts w:ascii="Times New Roman" w:eastAsia="Times New Roman" w:hAnsi="Times New Roman" w:cs="Times New Roman"/>
            <w:sz w:val="32"/>
            <w:szCs w:val="32"/>
          </w:rPr>
          <w:t>SHINE)</w:t>
        </w:r>
        <w:r w:rsidRPr="001801DD">
          <w:rPr>
            <w:rFonts w:ascii="Times New Roman" w:eastAsia="Times New Roman" w:hAnsi="Times New Roman" w:cs="Times New Roman"/>
            <w:sz w:val="32"/>
            <w:szCs w:val="32"/>
          </w:rPr>
          <w:t xml:space="preserve"> –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это</w:t>
        </w:r>
        <w:r w:rsidRPr="001801DD">
          <w:rPr>
            <w:rFonts w:ascii="Times New Roman" w:eastAsia="Times New Roman" w:hAnsi="Times New Roman" w:cs="Times New Roman"/>
            <w:sz w:val="32"/>
            <w:szCs w:val="32"/>
          </w:rPr>
          <w:t xml:space="preserve">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учебный</w:t>
        </w:r>
        <w:r w:rsidRPr="001801DD">
          <w:rPr>
            <w:rFonts w:ascii="Times New Roman" w:eastAsia="Times New Roman" w:hAnsi="Times New Roman" w:cs="Times New Roman"/>
            <w:sz w:val="32"/>
            <w:szCs w:val="32"/>
          </w:rPr>
          <w:t xml:space="preserve">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контент</w:t>
        </w:r>
        <w:r w:rsidRPr="00FB3E7C">
          <w:rPr>
            <w:rFonts w:ascii="Times New Roman" w:eastAsia="Times New Roman" w:hAnsi="Times New Roman" w:cs="Times New Roman"/>
            <w:sz w:val="32"/>
            <w:szCs w:val="32"/>
          </w:rPr>
          <w:t xml:space="preserve">.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 xml:space="preserve">Таблицы, объекты и тестовые данные  типичны для любой крупной компании имеют цель помочь разработчикам быстрее разобраться в архитектура и принципах работы </w:t>
        </w:r>
        <w:r>
          <w:rPr>
            <w:rFonts w:ascii="Times New Roman" w:eastAsia="Times New Roman" w:hAnsi="Times New Roman" w:cs="Times New Roman"/>
            <w:sz w:val="32"/>
            <w:szCs w:val="32"/>
          </w:rPr>
          <w:t>SAP</w:t>
        </w:r>
        <w:r w:rsidRPr="00FD21CD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32"/>
            <w:szCs w:val="32"/>
          </w:rPr>
          <w:t>HANA</w:t>
        </w:r>
        <w:r w:rsidRPr="00FD21CD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.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 xml:space="preserve"> </w:t>
        </w:r>
        <w:r w:rsidRPr="00316117">
          <w:rPr>
            <w:rFonts w:ascii="Times New Roman" w:eastAsia="Times New Roman" w:hAnsi="Times New Roman" w:cs="Times New Roman"/>
            <w:sz w:val="32"/>
            <w:szCs w:val="32"/>
            <w:lang w:val="ru-RU"/>
            <w:rPrChange w:id="486" w:author="Пользователь Windows" w:date="2020-07-30T15:53:00Z">
              <w:rPr>
                <w:rFonts w:ascii="Times New Roman" w:eastAsia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Указываем на необходимость установки данного пакета.</w:t>
        </w:r>
      </w:ins>
    </w:p>
    <w:p w:rsidR="00274196" w:rsidRPr="00274196" w:rsidRDefault="00274196" w:rsidP="00316117">
      <w:pPr>
        <w:spacing w:after="0" w:line="240" w:lineRule="auto"/>
        <w:rPr>
          <w:ins w:id="487" w:author="Пользователь Windows" w:date="2020-07-30T15:53:00Z"/>
          <w:rFonts w:ascii="Times New Roman" w:eastAsia="Times New Roman" w:hAnsi="Times New Roman" w:cs="Times New Roman"/>
          <w:sz w:val="32"/>
          <w:szCs w:val="32"/>
          <w:rPrChange w:id="488" w:author="Пользователь Windows" w:date="2020-07-30T23:59:00Z">
            <w:rPr>
              <w:ins w:id="489" w:author="Пользователь Windows" w:date="2020-07-30T15:53:00Z"/>
              <w:rFonts w:ascii="Times New Roman" w:eastAsia="Times New Roman" w:hAnsi="Times New Roman" w:cs="Times New Roman"/>
              <w:sz w:val="32"/>
              <w:szCs w:val="32"/>
              <w:lang w:val="ru-RU"/>
            </w:rPr>
          </w:rPrChange>
        </w:rPr>
      </w:pPr>
      <w:ins w:id="490" w:author="Пользователь Windows" w:date="2020-07-30T23:59:00Z"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br/>
        </w:r>
        <w:r w:rsidRPr="00274196">
          <w:rPr>
            <w:rFonts w:ascii="Courier New" w:eastAsia="Times New Roman" w:hAnsi="Courier New" w:cs="Courier New"/>
            <w:color w:val="444444"/>
            <w:sz w:val="20"/>
            <w:szCs w:val="20"/>
            <w:rPrChange w:id="491" w:author="Пользователь Windows" w:date="2020-07-30T23:59:00Z">
              <w:rPr>
                <w:rFonts w:ascii="Times New Roman" w:eastAsia="Times New Roman" w:hAnsi="Times New Roman" w:cs="Times New Roman"/>
                <w:sz w:val="32"/>
                <w:szCs w:val="32"/>
              </w:rPr>
            </w:rPrChange>
          </w:rPr>
          <w:t>Install SHINE? : Y</w:t>
        </w:r>
      </w:ins>
    </w:p>
    <w:p w:rsidR="003A39D0" w:rsidRPr="00316117" w:rsidRDefault="003A39D0" w:rsidP="00442628">
      <w:pPr>
        <w:shd w:val="clear" w:color="auto" w:fill="FFFFFF"/>
        <w:spacing w:after="0" w:line="240" w:lineRule="auto"/>
        <w:rPr>
          <w:ins w:id="492" w:author="Пользователь Windows" w:date="2020-07-30T15:52:00Z"/>
          <w:rFonts w:ascii="Times New Roman" w:eastAsia="Times New Roman" w:hAnsi="Times New Roman" w:cs="Times New Roman"/>
          <w:sz w:val="28"/>
          <w:szCs w:val="28"/>
          <w:lang w:val="ru-RU"/>
          <w:rPrChange w:id="493" w:author="Пользователь Windows" w:date="2020-07-30T15:53:00Z">
            <w:rPr>
              <w:ins w:id="494" w:author="Пользователь Windows" w:date="2020-07-30T15:52:00Z"/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</w:p>
    <w:p w:rsidR="00316117" w:rsidRPr="00316117" w:rsidRDefault="00316117" w:rsidP="0044262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032B5" w:rsidRPr="004E5317" w:rsidRDefault="00655E8E" w:rsidP="007032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09764A6" wp14:editId="4B15B66D">
            <wp:extent cx="6152515" cy="236410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F1" w:rsidRPr="00376278" w:rsidRDefault="00E152F1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E1575" w:rsidRDefault="00316117" w:rsidP="005E1575">
      <w:pPr>
        <w:spacing w:after="0" w:line="240" w:lineRule="auto"/>
        <w:rPr>
          <w:ins w:id="495" w:author="Пользователь Windows" w:date="2020-07-30T15:52:00Z"/>
          <w:rFonts w:ascii="Times New Roman" w:eastAsia="Times New Roman" w:hAnsi="Times New Roman" w:cs="Times New Roman"/>
          <w:noProof/>
          <w:sz w:val="28"/>
          <w:szCs w:val="28"/>
        </w:rPr>
      </w:pPr>
      <w:ins w:id="496" w:author="Пользователь Windows" w:date="2020-07-30T15:52:00Z">
        <w:r>
          <w:rPr>
            <w:noProof/>
          </w:rPr>
          <w:drawing>
            <wp:inline distT="0" distB="0" distL="0" distR="0" wp14:anchorId="49DA1028" wp14:editId="762B362C">
              <wp:extent cx="6152515" cy="883920"/>
              <wp:effectExtent l="0" t="0" r="635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883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97" w:author="Пользователь Windows" w:date="2020-07-30T15:52:00Z">
        <w:r w:rsidR="005E1575" w:rsidRPr="0032342F" w:rsidDel="00316117">
          <w:rPr>
            <w:rFonts w:ascii="Times New Roman" w:eastAsia="Times New Roman" w:hAnsi="Times New Roman" w:cs="Times New Roman"/>
            <w:noProof/>
            <w:sz w:val="28"/>
            <w:szCs w:val="28"/>
          </w:rPr>
          <mc:AlternateContent>
            <mc:Choice Requires="wps">
              <w:drawing>
                <wp:inline distT="0" distB="0" distL="0" distR="0">
                  <wp:extent cx="304800" cy="304800"/>
                  <wp:effectExtent l="0" t="0" r="0" b="0"/>
                  <wp:docPr id="11" name="Rectangle 11" descr="https://www.evernote.com/shard/s61/res/36edb887-08bf-45e5-89b0-e63fd2ea0d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26AA0A7" id="Rectangle 11" o:spid="_x0000_s1026" alt="https://www.evernote.com/shard/s61/res/36edb887-08bf-45e5-89b0-e63fd2ea0d0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IckMcftAgAADQYAAA4AAAAA&#10;AAAAAAAAAAAALgIAAGRycy9lMm9Eb2MueG1sUEsBAi0AFAAGAAgAAAAhAEyg6SzYAAAAAwEAAA8A&#10;AAAAAAAAAAAAAAAARwUAAGRycy9kb3ducmV2LnhtbFBLBQYAAAAABAAEAPMAAABMBgAAAAA=&#10;" filled="f" stroked="f">
                  <o:lock v:ext="edit" aspectratio="t"/>
                  <w10:anchorlock/>
                </v:rect>
              </w:pict>
            </mc:Fallback>
          </mc:AlternateContent>
        </w:r>
      </w:del>
    </w:p>
    <w:p w:rsidR="00316117" w:rsidRDefault="00316117" w:rsidP="005E1575">
      <w:pPr>
        <w:spacing w:after="0" w:line="240" w:lineRule="auto"/>
        <w:rPr>
          <w:ins w:id="498" w:author="Пользователь Windows" w:date="2020-07-30T15:52:00Z"/>
          <w:rFonts w:ascii="Times New Roman" w:eastAsia="Times New Roman" w:hAnsi="Times New Roman" w:cs="Times New Roman"/>
          <w:noProof/>
          <w:sz w:val="28"/>
          <w:szCs w:val="28"/>
        </w:rPr>
      </w:pPr>
    </w:p>
    <w:p w:rsidR="00316117" w:rsidRPr="0057481A" w:rsidRDefault="00316117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6AD" w:rsidRPr="00B208A4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Указываем мастер-па</w:t>
      </w:r>
      <w:r w:rsidR="00F8395B">
        <w:rPr>
          <w:rFonts w:ascii="Times New Roman" w:eastAsia="Times New Roman" w:hAnsi="Times New Roman" w:cs="Times New Roman"/>
          <w:sz w:val="28"/>
          <w:szCs w:val="28"/>
          <w:lang w:val="ru-RU"/>
        </w:rPr>
        <w:t>роль для пользователей, которые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</w:t>
      </w:r>
      <w:r w:rsidR="00F8395B">
        <w:rPr>
          <w:rFonts w:ascii="Times New Roman" w:eastAsia="Times New Roman" w:hAnsi="Times New Roman" w:cs="Times New Roman"/>
          <w:sz w:val="28"/>
          <w:szCs w:val="28"/>
          <w:lang w:val="ru-RU"/>
        </w:rPr>
        <w:t>здаются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 время инсталляции</w:t>
      </w:r>
      <w:r w:rsidR="00F839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8395B">
        <w:rPr>
          <w:rFonts w:ascii="Times New Roman" w:eastAsia="Times New Roman" w:hAnsi="Times New Roman" w:cs="Times New Roman"/>
          <w:sz w:val="28"/>
          <w:szCs w:val="28"/>
        </w:rPr>
        <w:t>SAP</w:t>
      </w:r>
      <w:r w:rsidR="00F8395B" w:rsidRPr="00F839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8395B">
        <w:rPr>
          <w:rFonts w:ascii="Times New Roman" w:eastAsia="Times New Roman" w:hAnsi="Times New Roman" w:cs="Times New Roman"/>
          <w:sz w:val="28"/>
          <w:szCs w:val="28"/>
        </w:rPr>
        <w:t>HANA</w:t>
      </w:r>
      <w:ins w:id="499" w:author="Пользователь Windows" w:date="2020-08-01T10:09:00Z">
        <w:r w:rsidR="00ED05E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</w:ins>
      <w:r w:rsidR="005E157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DF113F" w:rsidDel="00ED05EA" w:rsidRDefault="00ED05EA" w:rsidP="005E1575">
      <w:pPr>
        <w:spacing w:after="0" w:line="240" w:lineRule="auto"/>
        <w:rPr>
          <w:del w:id="500" w:author="Пользователь Windows" w:date="2020-08-09T01:11:00Z"/>
          <w:rFonts w:ascii="Times New Roman" w:eastAsia="Times New Roman" w:hAnsi="Times New Roman" w:cs="Times New Roman"/>
          <w:sz w:val="28"/>
          <w:szCs w:val="28"/>
          <w:lang w:val="ru-RU"/>
        </w:rPr>
      </w:pPr>
      <w:ins w:id="501" w:author="Пользователь Windows" w:date="2020-08-09T01:10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Поскольку мы выбрали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SID</w:t>
        </w:r>
        <w:r w:rsidRPr="00ED05E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02" w:author="Пользователь Windows" w:date="2020-08-09T01:10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–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HXE</w:t>
        </w:r>
        <w:r w:rsidRPr="00ED05E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03" w:author="Пользователь Windows" w:date="2020-08-09T01:10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, </w:t>
        </w:r>
      </w:ins>
      <w:r w:rsidR="00DF113F" w:rsidRPr="00DF113F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="00DF113F">
        <w:rPr>
          <w:rFonts w:ascii="Times New Roman" w:eastAsia="Times New Roman" w:hAnsi="Times New Roman" w:cs="Times New Roman"/>
          <w:sz w:val="28"/>
          <w:szCs w:val="28"/>
        </w:rPr>
        <w:t>sid</w:t>
      </w:r>
      <w:r w:rsidR="00DF113F" w:rsidRPr="00DF113F">
        <w:rPr>
          <w:rFonts w:ascii="Times New Roman" w:eastAsia="Times New Roman" w:hAnsi="Times New Roman" w:cs="Times New Roman"/>
          <w:sz w:val="28"/>
          <w:szCs w:val="28"/>
          <w:lang w:val="ru-RU"/>
        </w:rPr>
        <w:t>&gt;</w:t>
      </w:r>
      <w:r w:rsidR="00DF113F">
        <w:rPr>
          <w:rFonts w:ascii="Times New Roman" w:eastAsia="Times New Roman" w:hAnsi="Times New Roman" w:cs="Times New Roman"/>
          <w:sz w:val="28"/>
          <w:szCs w:val="28"/>
        </w:rPr>
        <w:t>adm</w:t>
      </w:r>
      <w:r w:rsidR="00DF113F" w:rsidRPr="00DF11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DF113F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</w:t>
      </w:r>
      <w:ins w:id="504" w:author="Пользователь Windows" w:date="2020-08-09T01:10:00Z">
        <w:r w:rsidRPr="00ED05E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05" w:author="Пользователь Windows" w:date="2020-08-09T01:10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del w:id="506" w:author="Пользователь Windows" w:date="2020-08-09T01:10:00Z">
        <w:r w:rsidR="00DF113F" w:rsidDel="00ED05E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</w:delText>
        </w:r>
        <w:r w:rsidR="00DF113F" w:rsidDel="00ED05EA">
          <w:rPr>
            <w:rFonts w:ascii="Times New Roman" w:eastAsia="Times New Roman" w:hAnsi="Times New Roman" w:cs="Times New Roman"/>
            <w:sz w:val="28"/>
            <w:szCs w:val="28"/>
          </w:rPr>
          <w:delText>hxeadm</w:delText>
        </w:r>
        <w:r w:rsidR="00DF113F" w:rsidDel="00ED05E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</w:delText>
        </w:r>
      </w:del>
      <w:r w:rsidR="00DF11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уровне операционной системы </w:t>
      </w:r>
      <w:ins w:id="507" w:author="Пользователь Windows" w:date="2020-08-09T01:10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будет </w:t>
        </w:r>
      </w:ins>
      <w:ins w:id="508" w:author="Пользователь Windows" w:date="2020-08-09T01:11:00Z">
        <w:r>
          <w:rPr>
            <w:rFonts w:ascii="Times New Roman" w:eastAsia="Times New Roman" w:hAnsi="Times New Roman" w:cs="Times New Roman"/>
            <w:sz w:val="28"/>
            <w:szCs w:val="28"/>
          </w:rPr>
          <w:t>hxeadm</w:t>
        </w:r>
        <w:r w:rsidRPr="00ED05E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09" w:author="Пользователь Windows" w:date="2020-08-09T01:1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.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Указанный мастер-пароль также применитья и к</w:t>
        </w:r>
      </w:ins>
      <w:del w:id="510" w:author="Пользователь Windows" w:date="2020-08-01T10:09:00Z">
        <w:r w:rsidR="00DF113F" w:rsidDel="009326F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и</w:delText>
        </w:r>
      </w:del>
      <w:ins w:id="511" w:author="Пользователь Windows" w:date="2020-08-09T01:11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</w:ins>
    </w:p>
    <w:p w:rsidR="00DF113F" w:rsidRPr="00DF113F" w:rsidRDefault="00DF113F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</w:t>
      </w:r>
      <w:del w:id="512" w:author="Пользователь Windows" w:date="2020-08-09T01:11:00Z">
        <w:r w:rsidDel="00ED05E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и</w:delText>
        </w:r>
      </w:del>
      <w:ins w:id="513" w:author="Пользователь Windows" w:date="2020-08-21T15:55:00Z">
        <w:r w:rsidR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ю </w:t>
        </w:r>
      </w:ins>
      <w:del w:id="514" w:author="Пользователь Windows" w:date="2020-08-21T15:55:00Z">
        <w:r w:rsidDel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</w:delText>
        </w:r>
      </w:del>
      <w:ins w:id="515" w:author="Пользователь Windows" w:date="2020-08-01T15:20:00Z">
        <w:r w:rsidR="005D3112">
          <w:rPr>
            <w:rFonts w:ascii="Times New Roman" w:eastAsia="Times New Roman" w:hAnsi="Times New Roman" w:cs="Times New Roman"/>
            <w:sz w:val="28"/>
            <w:szCs w:val="28"/>
          </w:rPr>
          <w:t>SYSTEM</w:t>
        </w:r>
      </w:ins>
      <w:del w:id="516" w:author="Пользователь Windows" w:date="2020-08-21T15:55:00Z">
        <w:r w:rsidDel="00E661D6">
          <w:rPr>
            <w:rFonts w:ascii="Times New Roman" w:eastAsia="Times New Roman" w:hAnsi="Times New Roman" w:cs="Times New Roman"/>
            <w:sz w:val="28"/>
            <w:szCs w:val="28"/>
          </w:rPr>
          <w:delText>XSA</w:delText>
        </w:r>
        <w:r w:rsidRPr="00DF113F" w:rsidDel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_</w:delText>
        </w:r>
        <w:r w:rsidDel="00E661D6">
          <w:rPr>
            <w:rFonts w:ascii="Times New Roman" w:eastAsia="Times New Roman" w:hAnsi="Times New Roman" w:cs="Times New Roman"/>
            <w:sz w:val="28"/>
            <w:szCs w:val="28"/>
          </w:rPr>
          <w:delText>ADMIN</w:delText>
        </w:r>
        <w:r w:rsidRPr="00DF113F" w:rsidDel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и </w:delText>
        </w:r>
        <w:r w:rsidDel="00E661D6">
          <w:rPr>
            <w:rFonts w:ascii="Times New Roman" w:eastAsia="Times New Roman" w:hAnsi="Times New Roman" w:cs="Times New Roman"/>
            <w:sz w:val="28"/>
            <w:szCs w:val="28"/>
          </w:rPr>
          <w:delText>XSA</w:delText>
        </w:r>
        <w:r w:rsidRPr="00DF113F" w:rsidDel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_</w:delText>
        </w:r>
        <w:r w:rsidDel="00E661D6">
          <w:rPr>
            <w:rFonts w:ascii="Times New Roman" w:eastAsia="Times New Roman" w:hAnsi="Times New Roman" w:cs="Times New Roman"/>
            <w:sz w:val="28"/>
            <w:szCs w:val="28"/>
          </w:rPr>
          <w:delText>DEV</w:delText>
        </w:r>
      </w:del>
      <w:r w:rsidRPr="00DF11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уровне базы данных.</w:t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https://www.evernote.com/shard/s61/res/d3f456cd-4293-4ea3-b21f-bae91a5b50d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4C35D1" id="Rectangle 10" o:spid="_x0000_s1026" alt="https://www.evernote.com/shard/s61/res/d3f456cd-4293-4ea3-b21f-bae91a5b50d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mzRab6wIAAA0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D56AD">
        <w:rPr>
          <w:noProof/>
        </w:rPr>
        <w:drawing>
          <wp:inline distT="0" distB="0" distL="0" distR="0" wp14:anchorId="077555EF" wp14:editId="00F91FC9">
            <wp:extent cx="6152515" cy="259143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DF113F" w:rsidRDefault="00DF113F" w:rsidP="005E1575">
      <w:pPr>
        <w:spacing w:after="0" w:line="240" w:lineRule="auto"/>
        <w:rPr>
          <w:ins w:id="517" w:author="Пользователь Windows" w:date="2020-08-21T15:54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E661D6" w:rsidRDefault="00E661D6" w:rsidP="005E1575">
      <w:pPr>
        <w:spacing w:after="0" w:line="240" w:lineRule="auto"/>
        <w:rPr>
          <w:ins w:id="518" w:author="Пользователь Windows" w:date="2020-08-21T15:54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E661D6" w:rsidRDefault="00E661D6" w:rsidP="005E1575">
      <w:pPr>
        <w:spacing w:after="0" w:line="240" w:lineRule="auto"/>
        <w:rPr>
          <w:ins w:id="519" w:author="Пользователь Windows" w:date="2020-08-21T15:55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A25739" w:rsidRDefault="00A25739" w:rsidP="005E1575">
      <w:pPr>
        <w:spacing w:after="0" w:line="240" w:lineRule="auto"/>
        <w:rPr>
          <w:ins w:id="520" w:author="Пользователь Windows" w:date="2020-08-21T15:54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A25739" w:rsidRDefault="00A25739" w:rsidP="005E1575">
      <w:pPr>
        <w:spacing w:after="0" w:line="240" w:lineRule="auto"/>
        <w:rPr>
          <w:ins w:id="521" w:author="Пользователь Windows" w:date="2020-08-21T15:55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A25739" w:rsidRPr="00A25739" w:rsidRDefault="00A25739" w:rsidP="005E1575">
      <w:pPr>
        <w:spacing w:after="0" w:line="240" w:lineRule="auto"/>
        <w:rPr>
          <w:ins w:id="522" w:author="Пользователь Windows" w:date="2020-08-21T15:56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  <w:rPrChange w:id="523" w:author="Пользователь Windows" w:date="2020-08-21T15:57:00Z">
            <w:rPr>
              <w:ins w:id="524" w:author="Пользователь Windows" w:date="2020-08-21T15:56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</w:rPr>
          </w:rPrChange>
        </w:rPr>
      </w:pPr>
      <w:ins w:id="525" w:author="Пользователь Windows" w:date="2020-08-21T15:55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t xml:space="preserve">В процессе установки  </w:t>
        </w:r>
      </w:ins>
      <w:ins w:id="526" w:author="Пользователь Windows" w:date="2020-08-21T15:56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XSA</w:t>
        </w:r>
        <w:r w:rsidRPr="00A25739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27" w:author="Пользователь Windows" w:date="2020-08-21T15:56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 xml:space="preserve"> </w:t>
        </w:r>
      </w:ins>
      <w:ins w:id="528" w:author="Пользователь Windows" w:date="2020-08-21T15:55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t>потребуется также задать м</w:t>
        </w:r>
      </w:ins>
      <w:ins w:id="529" w:author="Пользователь Windows" w:date="2020-08-21T15:56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t xml:space="preserve">астер-пароль от пользователей 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XSA</w:t>
        </w:r>
        <w:r w:rsidRPr="00A25739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30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>_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ADMIN</w:t>
        </w:r>
        <w:r w:rsidRPr="00A25739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31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 xml:space="preserve">, </w:t>
        </w:r>
      </w:ins>
      <w:ins w:id="532" w:author="Пользователь Windows" w:date="2020-08-21T15:57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XSA</w:t>
        </w:r>
        <w:r w:rsidRPr="00B11D8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33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>_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DEV</w:t>
        </w:r>
        <w:r w:rsidRPr="00B11D8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34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 xml:space="preserve">, </w:t>
        </w:r>
      </w:ins>
      <w:ins w:id="535" w:author="Пользователь Windows" w:date="2020-08-21T15:56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TEL</w:t>
        </w:r>
        <w:r w:rsidRPr="00A25739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36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>_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ADMIN</w:t>
        </w:r>
        <w:r w:rsidRPr="00A25739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37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 xml:space="preserve">, </w:t>
        </w:r>
      </w:ins>
    </w:p>
    <w:p w:rsidR="00E661D6" w:rsidRPr="00A25739" w:rsidRDefault="00E661D6" w:rsidP="005E1575">
      <w:pPr>
        <w:spacing w:after="0" w:line="240" w:lineRule="auto"/>
        <w:rPr>
          <w:ins w:id="538" w:author="Пользователь Windows" w:date="2020-08-21T15:54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  <w:rPrChange w:id="539" w:author="Пользователь Windows" w:date="2020-08-21T15:56:00Z">
            <w:rPr>
              <w:ins w:id="540" w:author="Пользователь Windows" w:date="2020-08-21T15:54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</w:rPr>
          </w:rPrChange>
        </w:rPr>
      </w:pPr>
      <w:ins w:id="541" w:author="Пользователь Windows" w:date="2020-08-21T15:54:00Z">
        <w:r>
          <w:rPr>
            <w:noProof/>
          </w:rPr>
          <w:lastRenderedPageBreak/>
          <w:drawing>
            <wp:inline distT="0" distB="0" distL="0" distR="0" wp14:anchorId="446168D0" wp14:editId="67FECD1A">
              <wp:extent cx="6152515" cy="3856355"/>
              <wp:effectExtent l="0" t="0" r="635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856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661D6" w:rsidRPr="00A25739" w:rsidRDefault="00E661D6" w:rsidP="005E157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  <w:rPrChange w:id="542" w:author="Пользователь Windows" w:date="2020-08-21T15:56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</w:rPr>
          </w:rPrChange>
        </w:rPr>
      </w:pPr>
    </w:p>
    <w:p w:rsidR="00F70FED" w:rsidRDefault="00F70FED" w:rsidP="005E1575">
      <w:pPr>
        <w:spacing w:after="0" w:line="240" w:lineRule="auto"/>
        <w:rPr>
          <w:ins w:id="543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</w:rPr>
      </w:pPr>
      <w:ins w:id="544" w:author="Пользователь Windows" w:date="2020-07-28T23:00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t>Процесс инсталяции.</w:t>
        </w:r>
      </w:ins>
    </w:p>
    <w:p w:rsidR="00F70FED" w:rsidRPr="00F70FED" w:rsidRDefault="00F70FED" w:rsidP="005E1575">
      <w:pPr>
        <w:spacing w:after="0" w:line="240" w:lineRule="auto"/>
        <w:rPr>
          <w:ins w:id="545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  <w:rPrChange w:id="546" w:author="Пользователь Windows" w:date="2020-07-28T23:00:00Z">
            <w:rPr>
              <w:ins w:id="547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</w:rPr>
          </w:rPrChange>
        </w:rPr>
      </w:pPr>
      <w:ins w:id="548" w:author="Пользователь Windows" w:date="2020-07-28T23:00:00Z">
        <w:r>
          <w:rPr>
            <w:noProof/>
          </w:rPr>
          <w:drawing>
            <wp:inline distT="0" distB="0" distL="0" distR="0" wp14:anchorId="49A1ED2F" wp14:editId="4552B6A0">
              <wp:extent cx="6152515" cy="3063875"/>
              <wp:effectExtent l="0" t="0" r="635" b="3175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063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34F00" w:rsidRPr="00624924" w:rsidDel="00F70FED" w:rsidRDefault="009C2635" w:rsidP="005E1575">
      <w:pPr>
        <w:spacing w:after="0" w:line="240" w:lineRule="auto"/>
        <w:rPr>
          <w:del w:id="549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550" w:author="Пользователь Windows" w:date="2020-08-01T00:40:00Z">
            <w:rPr>
              <w:del w:id="551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552" w:author="Пользователь Windows" w:date="2020-07-28T23:00:00Z"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SAP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5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HANA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5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RP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XS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5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Express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5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Edition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5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официально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5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поддерживает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5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только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платный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дистрибутив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C42032" w:rsidRP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SLES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(</w:delText>
        </w:r>
        <w:r w:rsid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SUSE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Linux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Enterprise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Server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) </w:delText>
        </w:r>
        <w:r w:rsidR="00BF51E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</w:delText>
        </w:r>
        <w:r w:rsidR="00234F00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ля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E941AB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всех</w:delText>
        </w:r>
        <w:r w:rsidR="00E941AB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6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F43F3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остальных</w:delText>
        </w:r>
        <w:r w:rsidR="00F43F3C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7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F43F3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дистрибутивов</w:delText>
        </w:r>
        <w:r w:rsidR="00F43F3C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7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F43F3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м</w:delText>
        </w:r>
        <w:r w:rsidR="00BF51E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ожет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7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234F00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потребоваться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7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234F00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ряд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7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BF51E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дополнительных</w:delText>
        </w:r>
        <w:r w:rsidR="00BF51EC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7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234F00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шагов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7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.</w:delText>
        </w:r>
      </w:del>
    </w:p>
    <w:p w:rsidR="00234F00" w:rsidRPr="00624924" w:rsidDel="00F70FED" w:rsidRDefault="00234F00" w:rsidP="005E1575">
      <w:pPr>
        <w:spacing w:after="0" w:line="240" w:lineRule="auto"/>
        <w:rPr>
          <w:del w:id="577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578" w:author="Пользователь Windows" w:date="2020-08-01T00:40:00Z">
            <w:rPr>
              <w:del w:id="579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E941AB" w:rsidRPr="00624924" w:rsidDel="00F70FED" w:rsidRDefault="00F43F3C" w:rsidP="00E941AB">
      <w:pPr>
        <w:shd w:val="clear" w:color="auto" w:fill="FFFFFF"/>
        <w:spacing w:after="0" w:line="240" w:lineRule="auto"/>
        <w:rPr>
          <w:del w:id="580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581" w:author="Пользователь Windows" w:date="2020-08-01T00:40:00Z">
            <w:rPr>
              <w:del w:id="582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583" w:author="Пользователь Windows" w:date="2020-07-28T23:00:00Z">
        <w:r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Например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, 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в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случае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80548F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</w:delText>
        </w:r>
        <w:r w:rsidR="0080548F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425D82" w:rsidRPr="00425D8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openSUSE</w:delText>
        </w:r>
        <w:r w:rsidR="00425D8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установка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425D82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может</w:delText>
        </w:r>
        <w:r w:rsidR="00425D8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425D82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прерыва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т</w:delText>
        </w:r>
        <w:r w:rsidR="00425D82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ь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ся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ошибкой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:</w:delText>
        </w:r>
      </w:del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595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596" w:author="Пользователь Windows" w:date="2020-08-01T00:40:00Z">
            <w:rPr>
              <w:del w:id="597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598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599" w:author="Пользователь Windows" w:date="2020-08-01T00:40:00Z">
            <w:rPr>
              <w:del w:id="600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601" w:author="Пользователь Windows" w:date="2020-07-28T23:00:00Z">
        <w:r w:rsidDel="00F70FED">
          <w:rPr>
            <w:noProof/>
          </w:rPr>
          <w:drawing>
            <wp:inline distT="0" distB="0" distL="0" distR="0" wp14:anchorId="40B76CAA" wp14:editId="57D09FB5">
              <wp:extent cx="6152515" cy="1962150"/>
              <wp:effectExtent l="0" t="0" r="635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1962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02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03" w:author="Пользователь Windows" w:date="2020-08-01T00:40:00Z">
            <w:rPr>
              <w:del w:id="604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05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06" w:author="Пользователь Windows" w:date="2020-08-01T00:40:00Z">
            <w:rPr>
              <w:del w:id="607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608" w:author="Пользователь Windows" w:date="2020-07-28T23:00:00Z"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Открываем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0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log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-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файл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более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детальной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информацией</w:delText>
        </w:r>
      </w:del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15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16" w:author="Пользователь Windows" w:date="2020-08-01T00:40:00Z">
            <w:rPr>
              <w:del w:id="617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18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19" w:author="Пользователь Windows" w:date="2020-08-01T00:40:00Z">
            <w:rPr>
              <w:del w:id="620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E941AB" w:rsidDel="00F70FED" w:rsidRDefault="00E941AB" w:rsidP="00E941AB">
      <w:pPr>
        <w:shd w:val="clear" w:color="auto" w:fill="FFFFFF"/>
        <w:spacing w:after="0" w:line="240" w:lineRule="auto"/>
        <w:rPr>
          <w:del w:id="621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  <w:bdr w:val="none" w:sz="0" w:space="0" w:color="auto" w:frame="1"/>
        </w:rPr>
      </w:pPr>
      <w:del w:id="622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bdr w:val="none" w:sz="0" w:space="0" w:color="auto" w:frame="1"/>
          </w:rPr>
          <w:delText>/usr/sap/HXE/SYS/global/security/rsecssfs/data/SSFS_HXE.DAT” does not exist (this is not an error per se: a non-existing data file is a valid situation and treated equally as one without entries) &lt;– SSFS-1440: File “/usr/sap/HXE/SYS/global/security/rsecssfs/data/SSFS_HXE.DAT” cannot be opened in mode “rb”: No such file or directory (errno = 2)</w:delText>
        </w:r>
        <w:r w:rsidR="009B01B7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bdr w:val="none" w:sz="0" w:space="0" w:color="auto" w:frame="1"/>
          </w:rPr>
          <w:delText>”</w:delText>
        </w:r>
      </w:del>
    </w:p>
    <w:p w:rsidR="009B01B7" w:rsidDel="00F70FED" w:rsidRDefault="009B01B7" w:rsidP="00E941AB">
      <w:pPr>
        <w:shd w:val="clear" w:color="auto" w:fill="FFFFFF"/>
        <w:spacing w:after="100" w:line="240" w:lineRule="auto"/>
        <w:rPr>
          <w:del w:id="623" w:author="Пользователь Windows" w:date="2020-07-28T23:00:00Z"/>
          <w:rFonts w:ascii="Arial" w:eastAsia="Times New Roman" w:hAnsi="Arial" w:cs="Arial"/>
          <w:b/>
          <w:bCs/>
          <w:color w:val="3C3C3C"/>
          <w:sz w:val="21"/>
          <w:szCs w:val="21"/>
          <w:bdr w:val="none" w:sz="0" w:space="0" w:color="auto" w:frame="1"/>
        </w:rPr>
      </w:pPr>
    </w:p>
    <w:p w:rsidR="009B01B7" w:rsidRPr="00624924" w:rsidDel="00F70FED" w:rsidRDefault="00C246BD" w:rsidP="00C246BD">
      <w:pPr>
        <w:shd w:val="clear" w:color="auto" w:fill="FFFFFF"/>
        <w:spacing w:after="100" w:line="240" w:lineRule="auto"/>
        <w:rPr>
          <w:del w:id="624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25" w:author="Пользователь Windows" w:date="2020-08-01T00:40:00Z">
            <w:rPr>
              <w:del w:id="626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627" w:author="Пользователь Windows" w:date="2020-07-28T23:00:00Z"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Данную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2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ошибку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2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генерации</w:delText>
        </w:r>
        <w:r w:rsidR="00425D8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425D82" w:rsidRPr="00425D8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ключей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шифрования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можно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исправить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следующим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орбразом</w:delText>
        </w:r>
        <w:r w:rsidR="00425D8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.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Переключимся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на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учетную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запись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&lt;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sid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&gt;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adm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,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которую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уже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к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этому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моменту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создал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инсталлятор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5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SAP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5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:</w:delText>
        </w:r>
      </w:del>
    </w:p>
    <w:p w:rsidR="00C246BD" w:rsidRPr="00624924" w:rsidDel="00F70FED" w:rsidRDefault="00C246BD" w:rsidP="00C246BD">
      <w:pPr>
        <w:shd w:val="clear" w:color="auto" w:fill="FFFFFF"/>
        <w:spacing w:after="100" w:line="240" w:lineRule="auto"/>
        <w:rPr>
          <w:del w:id="652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53" w:author="Пользователь Windows" w:date="2020-08-01T00:40:00Z">
            <w:rPr>
              <w:del w:id="654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E941AB" w:rsidRPr="00624924" w:rsidDel="00F70FED" w:rsidRDefault="00E941AB" w:rsidP="00E941AB">
      <w:pPr>
        <w:shd w:val="clear" w:color="auto" w:fill="FFFFFF"/>
        <w:spacing w:after="100" w:line="240" w:lineRule="auto"/>
        <w:rPr>
          <w:del w:id="655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  <w:rPrChange w:id="656" w:author="Пользователь Windows" w:date="2020-08-01T00:40:00Z">
            <w:rPr>
              <w:del w:id="657" w:author="Пользователь Windows" w:date="2020-07-28T23:00:00Z"/>
              <w:rFonts w:ascii="Arial" w:eastAsia="Times New Roman" w:hAnsi="Arial" w:cs="Arial"/>
              <w:i/>
              <w:iCs/>
              <w:color w:val="3C3C3C"/>
              <w:sz w:val="21"/>
              <w:szCs w:val="21"/>
              <w:lang w:val="ru-RU"/>
            </w:rPr>
          </w:rPrChange>
        </w:rPr>
      </w:pPr>
      <w:del w:id="658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su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659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R="00425D82"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660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- 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hxeadm</w:delText>
        </w:r>
      </w:del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661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62" w:author="Пользователь Windows" w:date="2020-08-01T00:40:00Z">
            <w:rPr>
              <w:del w:id="663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664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65" w:author="Пользователь Windows" w:date="2020-08-01T00:40:00Z">
            <w:rPr>
              <w:del w:id="666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  <w:del w:id="667" w:author="Пользователь Windows" w:date="2020-07-28T23:00:00Z">
        <w:r w:rsidDel="00F70FED">
          <w:rPr>
            <w:rFonts w:ascii="Arial" w:eastAsia="Times New Roman" w:hAnsi="Arial" w:cs="Arial"/>
            <w:color w:val="3C3C3C"/>
            <w:sz w:val="21"/>
            <w:szCs w:val="21"/>
          </w:rPr>
          <w:delText>C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генерируем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68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ключи</w:delText>
        </w:r>
        <w:r w:rsidR="00C246BD"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69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R="00C246BD"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вручную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70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>:</w:delText>
        </w:r>
      </w:del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671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72" w:author="Пользователь Windows" w:date="2020-08-01T00:40:00Z">
            <w:rPr>
              <w:del w:id="673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E941AB" w:rsidRPr="00624924" w:rsidDel="00F70FED" w:rsidRDefault="00E941AB" w:rsidP="00E941AB">
      <w:pPr>
        <w:shd w:val="clear" w:color="auto" w:fill="FFFFFF"/>
        <w:spacing w:after="100" w:line="240" w:lineRule="auto"/>
        <w:rPr>
          <w:del w:id="674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  <w:rPrChange w:id="675" w:author="Пользователь Windows" w:date="2020-08-01T00:40:00Z">
            <w:rPr>
              <w:del w:id="676" w:author="Пользователь Windows" w:date="2020-07-28T23:00:00Z"/>
              <w:rFonts w:ascii="Arial" w:eastAsia="Times New Roman" w:hAnsi="Arial" w:cs="Arial"/>
              <w:i/>
              <w:iCs/>
              <w:color w:val="3C3C3C"/>
              <w:sz w:val="21"/>
              <w:szCs w:val="21"/>
              <w:lang w:val="ru-RU"/>
            </w:rPr>
          </w:rPrChange>
        </w:rPr>
      </w:pPr>
      <w:del w:id="677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rsecssfx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678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changekey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679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‘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rsecssfx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680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generatekey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681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-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getPlainValueToConsole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682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>’</w:delText>
        </w:r>
      </w:del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683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84" w:author="Пользователь Windows" w:date="2020-08-01T00:40:00Z">
            <w:rPr>
              <w:del w:id="685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74499B" w:rsidRPr="00624924" w:rsidDel="00F70FED" w:rsidRDefault="000C2DEA" w:rsidP="00E941AB">
      <w:pPr>
        <w:shd w:val="clear" w:color="auto" w:fill="FFFFFF"/>
        <w:spacing w:after="0" w:line="240" w:lineRule="auto"/>
        <w:rPr>
          <w:del w:id="686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87" w:author="Пользователь Windows" w:date="2020-08-01T00:40:00Z">
            <w:rPr>
              <w:del w:id="688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  <w:del w:id="689" w:author="Пользователь Windows" w:date="2020-07-28T23:00:00Z"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Определим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0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путь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1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к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2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файлам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3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ключей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4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задав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5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глобальные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6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константы</w:delText>
        </w:r>
        <w:r w:rsidR="0074499B"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7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>:</w:delText>
        </w:r>
      </w:del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698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99" w:author="Пользователь Windows" w:date="2020-08-01T00:40:00Z">
            <w:rPr>
              <w:del w:id="700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E941AB" w:rsidRPr="00E941AB" w:rsidDel="00F70FED" w:rsidRDefault="00E941AB" w:rsidP="00E941AB">
      <w:pPr>
        <w:shd w:val="clear" w:color="auto" w:fill="FFFFFF"/>
        <w:spacing w:after="0" w:line="240" w:lineRule="auto"/>
        <w:rPr>
          <w:del w:id="701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</w:rPr>
      </w:pPr>
      <w:del w:id="702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export RSEC_SSFS_DATAPATH=/usr/sap/HXE/SYS/global/security/rsecssfs/data/</w:delText>
        </w:r>
      </w:del>
    </w:p>
    <w:p w:rsidR="00E941AB" w:rsidRPr="00E941AB" w:rsidDel="00F70FED" w:rsidRDefault="00E941AB" w:rsidP="00E941AB">
      <w:pPr>
        <w:shd w:val="clear" w:color="auto" w:fill="FFFFFF"/>
        <w:spacing w:after="100" w:line="240" w:lineRule="auto"/>
        <w:rPr>
          <w:del w:id="703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</w:rPr>
      </w:pPr>
      <w:del w:id="704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export RSEC_SSFS_KEYPATH=/usr/sap/HXE/SYS/global/security/rsecssfs/key/</w:delText>
        </w:r>
      </w:del>
    </w:p>
    <w:p w:rsidR="00696AD8" w:rsidDel="00F70FED" w:rsidRDefault="00696AD8" w:rsidP="005E1575">
      <w:pPr>
        <w:spacing w:after="0" w:line="240" w:lineRule="auto"/>
        <w:rPr>
          <w:del w:id="705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74499B" w:rsidRPr="00624924" w:rsidDel="00F70FED" w:rsidRDefault="0074499B" w:rsidP="005E1575">
      <w:pPr>
        <w:spacing w:after="0" w:line="240" w:lineRule="auto"/>
        <w:rPr>
          <w:del w:id="706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707" w:author="Пользователь Windows" w:date="2020-08-01T00:40:00Z">
            <w:rPr>
              <w:del w:id="708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709" w:author="Пользователь Windows" w:date="2020-07-28T23:00:00Z"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После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1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это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1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еще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1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раз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1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запустим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1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инсталяцию</w:delText>
        </w:r>
        <w:r w:rsidR="000C2DEA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1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.</w:delText>
        </w:r>
      </w:del>
    </w:p>
    <w:p w:rsidR="0074499B" w:rsidRPr="00624924" w:rsidRDefault="0074499B" w:rsidP="005E157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716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74196" w:rsidRPr="00624924" w:rsidRDefault="005E1575" w:rsidP="005E1575">
      <w:pPr>
        <w:spacing w:after="0" w:line="240" w:lineRule="auto"/>
        <w:rPr>
          <w:ins w:id="717" w:author="Пользователь Windows" w:date="2020-07-31T00:00:00Z"/>
          <w:rFonts w:ascii="Times New Roman" w:eastAsia="Times New Roman" w:hAnsi="Times New Roman" w:cs="Times New Roman"/>
          <w:color w:val="000000"/>
          <w:sz w:val="28"/>
          <w:szCs w:val="28"/>
          <w:rPrChange w:id="718" w:author="Пользователь Windows" w:date="2020-08-01T00:40:00Z">
            <w:rPr>
              <w:ins w:id="719" w:author="Пользователь Windows" w:date="2020-07-31T00:00:00Z"/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</w:rPrChange>
        </w:rPr>
      </w:pP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> </w:t>
      </w:r>
      <w:r w:rsidR="00BD49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</w:rPr>
        <w:t>База</w:t>
      </w:r>
      <w:r w:rsidR="00F8395B" w:rsidRPr="00624924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720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SAP</w:t>
      </w:r>
      <w:r w:rsidRPr="00624924">
        <w:rPr>
          <w:rFonts w:ascii="Times New Roman" w:eastAsia="Times New Roman" w:hAnsi="Times New Roman" w:cs="Times New Roman"/>
          <w:color w:val="000000"/>
          <w:sz w:val="28"/>
          <w:szCs w:val="28"/>
          <w:rPrChange w:id="721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</w:rPrChange>
        </w:rPr>
        <w:t xml:space="preserve"> </w:t>
      </w:r>
      <w:r w:rsidR="00BD490A">
        <w:rPr>
          <w:rFonts w:ascii="Times New Roman" w:eastAsia="Times New Roman" w:hAnsi="Times New Roman" w:cs="Times New Roman"/>
          <w:color w:val="000000"/>
          <w:sz w:val="28"/>
          <w:szCs w:val="28"/>
        </w:rPr>
        <w:t>HANA</w:t>
      </w:r>
      <w:r w:rsidR="00BD490A" w:rsidRPr="00624924">
        <w:rPr>
          <w:rFonts w:ascii="Times New Roman" w:eastAsia="Times New Roman" w:hAnsi="Times New Roman" w:cs="Times New Roman"/>
          <w:color w:val="000000"/>
          <w:sz w:val="28"/>
          <w:szCs w:val="28"/>
          <w:rPrChange w:id="722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</w:rPrChange>
        </w:rPr>
        <w:t xml:space="preserve"> </w:t>
      </w:r>
      <w:del w:id="723" w:author="Пользователь Windows" w:date="2020-07-31T00:14:00Z">
        <w:r w:rsidR="00BD490A" w:rsidDel="00E744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XS</w:delText>
        </w:r>
        <w:r w:rsidR="00BD490A" w:rsidRPr="00624924" w:rsidDel="00E7443A">
          <w:rPr>
            <w:rFonts w:ascii="Times New Roman" w:eastAsia="Times New Roman" w:hAnsi="Times New Roman" w:cs="Times New Roman"/>
            <w:color w:val="000000"/>
            <w:sz w:val="28"/>
            <w:szCs w:val="28"/>
            <w:rPrChange w:id="72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rPrChange>
          </w:rPr>
          <w:delText xml:space="preserve"> </w:delText>
        </w:r>
      </w:del>
      <w:ins w:id="725" w:author="Пользователь Windows" w:date="2020-07-31T00:14:00Z">
        <w:r w:rsidR="00E744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Express Edition</w:t>
        </w:r>
        <w:r w:rsidR="00E7443A" w:rsidRPr="00624924">
          <w:rPr>
            <w:rFonts w:ascii="Times New Roman" w:eastAsia="Times New Roman" w:hAnsi="Times New Roman" w:cs="Times New Roman"/>
            <w:color w:val="000000"/>
            <w:sz w:val="28"/>
            <w:szCs w:val="28"/>
            <w:rPrChange w:id="72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rPrChange>
          </w:rPr>
          <w:t xml:space="preserve"> </w:t>
        </w:r>
      </w:ins>
      <w:r w:rsidR="00F8395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установлена</w:t>
      </w:r>
      <w:r w:rsidR="00F8395B" w:rsidRPr="00624924">
        <w:rPr>
          <w:rFonts w:ascii="Times New Roman" w:eastAsia="Times New Roman" w:hAnsi="Times New Roman" w:cs="Times New Roman"/>
          <w:color w:val="000000"/>
          <w:sz w:val="28"/>
          <w:szCs w:val="28"/>
          <w:rPrChange w:id="727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</w:rPrChange>
        </w:rPr>
        <w:t>.</w:t>
      </w:r>
    </w:p>
    <w:p w:rsidR="005E1575" w:rsidRDefault="0074499B" w:rsidP="005E1575">
      <w:pPr>
        <w:spacing w:after="0" w:line="240" w:lineRule="auto"/>
        <w:rPr>
          <w:ins w:id="728" w:author="Пользователь Windows" w:date="2020-08-10T14:30:00Z"/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4924">
        <w:rPr>
          <w:rFonts w:ascii="Times New Roman" w:eastAsia="Times New Roman" w:hAnsi="Times New Roman" w:cs="Times New Roman"/>
          <w:sz w:val="28"/>
          <w:szCs w:val="28"/>
          <w:rPrChange w:id="729" w:author="Пользователь Windows" w:date="2020-08-01T00:40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br/>
      </w:r>
      <w:ins w:id="730" w:author="Пользователь Windows" w:date="2020-07-31T00:00:00Z">
        <w:r w:rsidR="00274196">
          <w:rPr>
            <w:noProof/>
          </w:rPr>
          <w:drawing>
            <wp:inline distT="0" distB="0" distL="0" distR="0" wp14:anchorId="43E9D73F" wp14:editId="184F7928">
              <wp:extent cx="6152515" cy="393700"/>
              <wp:effectExtent l="0" t="0" r="635" b="635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93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077A8" w:rsidRDefault="003077A8" w:rsidP="005E1575">
      <w:pPr>
        <w:spacing w:after="0" w:line="240" w:lineRule="auto"/>
        <w:rPr>
          <w:ins w:id="731" w:author="Пользователь Windows" w:date="2020-08-10T14:31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7A8" w:rsidRDefault="003077A8" w:rsidP="005E1575">
      <w:pPr>
        <w:spacing w:after="0" w:line="240" w:lineRule="auto"/>
        <w:rPr>
          <w:ins w:id="732" w:author="Пользователь Windows" w:date="2020-08-10T14:30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7A8" w:rsidRPr="003077A8" w:rsidDel="003077A8" w:rsidRDefault="003077A8" w:rsidP="005E1575">
      <w:pPr>
        <w:spacing w:after="0" w:line="240" w:lineRule="auto"/>
        <w:rPr>
          <w:del w:id="733" w:author="Пользователь Windows" w:date="2020-08-10T14:32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7A8" w:rsidRDefault="003077A8" w:rsidP="004677DC">
      <w:pPr>
        <w:spacing w:after="0" w:line="240" w:lineRule="auto"/>
        <w:rPr>
          <w:ins w:id="734" w:author="Пользователь Windows" w:date="2020-08-10T14:31:00Z"/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3077A8" w:rsidRDefault="003077A8" w:rsidP="004677DC">
      <w:pPr>
        <w:spacing w:after="0" w:line="240" w:lineRule="auto"/>
        <w:rPr>
          <w:ins w:id="735" w:author="Пользователь Windows" w:date="2020-08-10T14:31:00Z"/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D002DB" w:rsidRPr="001E672A" w:rsidDel="00316117" w:rsidRDefault="00D002DB" w:rsidP="00D002DB">
      <w:pPr>
        <w:spacing w:after="0" w:line="240" w:lineRule="auto"/>
        <w:rPr>
          <w:del w:id="736" w:author="Пользователь Windows" w:date="2020-07-30T15:52:00Z"/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del w:id="737" w:author="Пользователь Windows" w:date="2020-07-30T15:52:00Z"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>Шаг 5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>.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 </w:delText>
        </w:r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 Установим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 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пакет обучения </w:delText>
        </w:r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SHINE</w:delText>
        </w:r>
        <w:r w:rsidRPr="00536742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для 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SAP</w:delText>
        </w:r>
        <w:r w:rsidRPr="001E672A" w:rsidDel="00316117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delText xml:space="preserve"> </w:delText>
        </w:r>
        <w:r w:rsidRPr="001E672A" w:rsidDel="00316117">
          <w:rPr>
            <w:rFonts w:ascii="Times New Roman" w:eastAsia="Times New Roman" w:hAnsi="Times New Roman" w:cs="Times New Roman"/>
            <w:b/>
            <w:sz w:val="32"/>
            <w:szCs w:val="32"/>
          </w:rPr>
          <w:delText>HANA</w:delText>
        </w:r>
        <w:r w:rsidRPr="00D002DB" w:rsidDel="00316117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delText xml:space="preserve"> </w:delText>
        </w:r>
        <w:r w:rsidRPr="001E672A" w:rsidDel="00316117">
          <w:rPr>
            <w:rFonts w:ascii="Times New Roman" w:eastAsia="Times New Roman" w:hAnsi="Times New Roman" w:cs="Times New Roman"/>
            <w:b/>
            <w:sz w:val="32"/>
            <w:szCs w:val="32"/>
          </w:rPr>
          <w:delText>XS</w:delText>
        </w:r>
      </w:del>
    </w:p>
    <w:p w:rsidR="00D74412" w:rsidDel="00316117" w:rsidRDefault="00D74412" w:rsidP="00D74412">
      <w:pPr>
        <w:spacing w:after="0" w:line="240" w:lineRule="auto"/>
        <w:rPr>
          <w:del w:id="738" w:author="Пользователь Windows" w:date="2020-07-30T15:52:00Z"/>
          <w:rFonts w:ascii="Times New Roman" w:eastAsia="Times New Roman" w:hAnsi="Times New Roman" w:cs="Times New Roman"/>
          <w:sz w:val="32"/>
          <w:szCs w:val="32"/>
        </w:rPr>
      </w:pPr>
    </w:p>
    <w:p w:rsidR="00FD21CD" w:rsidDel="00316117" w:rsidRDefault="00D74412" w:rsidP="00D74412">
      <w:pPr>
        <w:spacing w:after="0" w:line="240" w:lineRule="auto"/>
        <w:rPr>
          <w:del w:id="739" w:author="Пользователь Windows" w:date="2020-07-30T15:52:00Z"/>
          <w:rFonts w:ascii="Times New Roman" w:eastAsia="Times New Roman" w:hAnsi="Times New Roman" w:cs="Times New Roman"/>
          <w:sz w:val="32"/>
          <w:szCs w:val="32"/>
          <w:lang w:val="ru-RU"/>
        </w:rPr>
      </w:pPr>
      <w:del w:id="740" w:author="Пользователь Windows" w:date="2020-07-30T15:52:00Z">
        <w:r w:rsidRPr="00D74412" w:rsidDel="00316117">
          <w:rPr>
            <w:rFonts w:ascii="Times New Roman" w:eastAsia="Times New Roman" w:hAnsi="Times New Roman" w:cs="Times New Roman"/>
            <w:sz w:val="32"/>
            <w:szCs w:val="32"/>
          </w:rPr>
          <w:delText>SAP HANA Interactive Education (</w:delText>
        </w:r>
        <w:r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аббревиатура </w:delText>
        </w:r>
        <w:r w:rsidRPr="00D74412" w:rsidDel="00316117">
          <w:rPr>
            <w:rFonts w:ascii="Times New Roman" w:eastAsia="Times New Roman" w:hAnsi="Times New Roman" w:cs="Times New Roman"/>
            <w:sz w:val="32"/>
            <w:szCs w:val="32"/>
          </w:rPr>
          <w:delText>SHINE)</w:delText>
        </w:r>
        <w:r w:rsidR="001801DD" w:rsidRPr="001801DD"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 – </w:delText>
        </w:r>
        <w:r w:rsidR="001801D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это</w:delText>
        </w:r>
        <w:r w:rsidR="001801DD" w:rsidRPr="001801DD"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 </w:delText>
        </w:r>
        <w:r w:rsidR="001801D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учебный</w:delText>
        </w:r>
        <w:r w:rsidR="001801DD" w:rsidRPr="001801DD"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 </w:delText>
        </w:r>
        <w:r w:rsidR="001801D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контент</w:delText>
        </w:r>
        <w:r w:rsidR="00FB3E7C" w:rsidRPr="00FB3E7C"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. </w:delText>
        </w:r>
        <w:r w:rsidR="00FB3E7C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Таблицы, объекты и тестовые данные</w:delText>
        </w:r>
        <w:r w:rsidR="00FF3825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</w:delText>
        </w:r>
        <w:r w:rsidR="002E62AA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типичны </w:delText>
        </w:r>
        <w:r w:rsidR="00FB3E7C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для </w:delText>
        </w:r>
        <w:r w:rsidR="00FF3825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любой крупной ком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пании имеют цель помочь разрабо</w:delText>
        </w:r>
        <w:r w:rsidR="00FF3825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т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чи</w:delText>
        </w:r>
        <w:r w:rsidR="00FF3825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кам быстрее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разобраться в архитектура и принципах работы 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</w:rPr>
          <w:delText>SAP</w:delText>
        </w:r>
        <w:r w:rsidR="00FD21CD" w:rsidRP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</w:rPr>
          <w:delText>HANA</w:delText>
        </w:r>
        <w:r w:rsidR="00FD21CD" w:rsidRP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.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</w:delText>
        </w:r>
      </w:del>
    </w:p>
    <w:p w:rsidR="00343988" w:rsidRPr="003A39D0" w:rsidDel="00316117" w:rsidRDefault="00343988" w:rsidP="00D74412">
      <w:pPr>
        <w:spacing w:after="0" w:line="240" w:lineRule="auto"/>
        <w:rPr>
          <w:del w:id="741" w:author="Пользователь Windows" w:date="2020-07-30T15:52:00Z"/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E70C37" w:rsidRPr="00343988" w:rsidDel="00343988" w:rsidRDefault="00E70C37" w:rsidP="00D74412">
      <w:pPr>
        <w:spacing w:after="0" w:line="240" w:lineRule="auto"/>
        <w:rPr>
          <w:del w:id="742" w:author="Пользователь Windows" w:date="2020-07-28T23:01:00Z"/>
          <w:rFonts w:ascii="Courier New" w:eastAsia="Times New Roman" w:hAnsi="Courier New" w:cs="Courier New"/>
          <w:color w:val="444444"/>
          <w:sz w:val="20"/>
          <w:szCs w:val="20"/>
          <w:rPrChange w:id="743" w:author="Пользователь Windows" w:date="2020-07-28T23:02:00Z">
            <w:rPr>
              <w:del w:id="744" w:author="Пользователь Windows" w:date="2020-07-28T23:01:00Z"/>
              <w:rFonts w:ascii="Times New Roman" w:eastAsia="Times New Roman" w:hAnsi="Times New Roman" w:cs="Times New Roman"/>
              <w:sz w:val="32"/>
              <w:szCs w:val="32"/>
              <w:lang w:val="ru-RU"/>
            </w:rPr>
          </w:rPrChange>
        </w:rPr>
      </w:pPr>
    </w:p>
    <w:p w:rsidR="003A39D0" w:rsidRPr="003A39D0" w:rsidDel="00316117" w:rsidRDefault="00FF3825" w:rsidP="00D74412">
      <w:pPr>
        <w:spacing w:after="0" w:line="240" w:lineRule="auto"/>
        <w:rPr>
          <w:del w:id="745" w:author="Пользователь Windows" w:date="2020-07-30T15:52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746" w:author="Пользователь Windows" w:date="2020-07-30T15:35:00Z">
            <w:rPr>
              <w:del w:id="747" w:author="Пользователь Windows" w:date="2020-07-30T15:52:00Z"/>
              <w:rFonts w:ascii="Times New Roman" w:eastAsia="Times New Roman" w:hAnsi="Times New Roman" w:cs="Times New Roman"/>
              <w:sz w:val="32"/>
              <w:szCs w:val="32"/>
              <w:lang w:val="ru-RU"/>
            </w:rPr>
          </w:rPrChange>
        </w:rPr>
      </w:pPr>
      <w:del w:id="748" w:author="Пользователь Windows" w:date="2020-07-28T23:02:00Z">
        <w:r w:rsidRPr="00343988" w:rsidDel="00343988">
          <w:rPr>
            <w:rFonts w:ascii="Courier New" w:eastAsia="Times New Roman" w:hAnsi="Courier New" w:cs="Courier New"/>
            <w:color w:val="444444"/>
            <w:sz w:val="20"/>
            <w:szCs w:val="20"/>
            <w:rPrChange w:id="749" w:author="Пользователь Windows" w:date="2020-07-28T23:02:00Z">
              <w:rPr>
                <w:rFonts w:ascii="Times New Roman" w:eastAsia="Times New Roman" w:hAnsi="Times New Roman" w:cs="Times New Roman"/>
                <w:sz w:val="32"/>
                <w:szCs w:val="32"/>
                <w:lang w:val="ru-RU"/>
              </w:rPr>
            </w:rPrChange>
          </w:rPr>
          <w:delText xml:space="preserve"> </w:delText>
        </w:r>
      </w:del>
      <w:del w:id="750" w:author="Пользователь Windows" w:date="2020-07-30T15:52:00Z">
        <w:r w:rsidR="00E70C37" w:rsidRPr="00343988" w:rsidDel="00316117">
          <w:rPr>
            <w:rFonts w:ascii="Courier New" w:eastAsia="Times New Roman" w:hAnsi="Courier New" w:cs="Courier New"/>
            <w:color w:val="444444"/>
            <w:sz w:val="20"/>
            <w:szCs w:val="20"/>
            <w:rPrChange w:id="751" w:author="Пользователь Windows" w:date="2020-07-28T23:02:00Z">
              <w:rPr/>
            </w:rPrChange>
          </w:rPr>
          <w:delText>tar -xvzf shine.tgz</w:delText>
        </w:r>
      </w:del>
    </w:p>
    <w:p w:rsidR="001E672A" w:rsidRPr="003A39D0" w:rsidDel="00316117" w:rsidRDefault="001E672A" w:rsidP="004677DC">
      <w:pPr>
        <w:spacing w:after="0" w:line="240" w:lineRule="auto"/>
        <w:rPr>
          <w:del w:id="752" w:author="Пользователь Windows" w:date="2020-07-30T15:52:00Z"/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536742" w:rsidRPr="00536742" w:rsidDel="00316117" w:rsidRDefault="00536742" w:rsidP="004677DC">
      <w:pPr>
        <w:spacing w:after="0" w:line="240" w:lineRule="auto"/>
        <w:rPr>
          <w:del w:id="753" w:author="Пользователь Windows" w:date="2020-07-30T15:52:00Z"/>
          <w:rFonts w:ascii="Times New Roman" w:eastAsia="Times New Roman" w:hAnsi="Times New Roman" w:cs="Times New Roman"/>
          <w:sz w:val="28"/>
          <w:szCs w:val="28"/>
          <w:lang w:val="ru-RU"/>
        </w:rPr>
      </w:pPr>
      <w:del w:id="754" w:author="Пользователь Windows" w:date="2020-07-30T15:52:00Z">
        <w:r w:rsidRPr="0032342F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 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Пакет обучения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SHINE</w:delText>
        </w:r>
        <w:r w:rsidRPr="00C246BD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для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SAP</w:delText>
        </w:r>
        <w:r w:rsidRPr="00C246BD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HANA</w:delText>
        </w:r>
        <w:r w:rsidRPr="00C246BD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XS</w:delText>
        </w:r>
        <w:r w:rsidRPr="00F8395B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lang w:val="ru-RU"/>
          </w:rPr>
          <w:delText>установлен.</w:delText>
        </w:r>
        <w:r w:rsidDel="00316117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br/>
        </w:r>
      </w:del>
    </w:p>
    <w:p w:rsidR="001E672A" w:rsidRPr="00590FC7" w:rsidRDefault="001E672A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4677DC" w:rsidRPr="005D3112" w:rsidRDefault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Шаг 5.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</w:rPr>
        <w:t> </w:t>
      </w:r>
      <w:r w:rsidR="002F6A35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Проверка работы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</w:rPr>
        <w:t>SAP</w:t>
      </w:r>
      <w:r w:rsidRPr="00590FC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="002F6A35">
        <w:rPr>
          <w:rFonts w:ascii="Times New Roman" w:eastAsia="Times New Roman" w:hAnsi="Times New Roman" w:cs="Times New Roman"/>
          <w:b/>
          <w:sz w:val="32"/>
          <w:szCs w:val="32"/>
        </w:rPr>
        <w:t>HANA</w:t>
      </w:r>
      <w:r w:rsidR="00F0008F" w:rsidRPr="00733AC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F0008F">
        <w:rPr>
          <w:rFonts w:ascii="Times New Roman" w:eastAsia="Times New Roman" w:hAnsi="Times New Roman" w:cs="Times New Roman"/>
          <w:b/>
          <w:sz w:val="32"/>
          <w:szCs w:val="32"/>
        </w:rPr>
        <w:t>XS</w:t>
      </w:r>
      <w:ins w:id="755" w:author="Пользователь Windows" w:date="2020-08-21T15:54:00Z">
        <w:r w:rsidR="00E661D6">
          <w:rPr>
            <w:rFonts w:ascii="Times New Roman" w:eastAsia="Times New Roman" w:hAnsi="Times New Roman" w:cs="Times New Roman"/>
            <w:b/>
            <w:sz w:val="32"/>
            <w:szCs w:val="32"/>
          </w:rPr>
          <w:t>A</w:t>
        </w:r>
      </w:ins>
      <w:del w:id="756" w:author="Пользователь Windows" w:date="2020-08-21T15:54:00Z">
        <w:r w:rsidRPr="00590FC7" w:rsidDel="00E661D6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delText xml:space="preserve"> </w:delText>
        </w:r>
      </w:del>
      <w:del w:id="757" w:author="Пользователь Windows" w:date="2020-08-21T15:53:00Z">
        <w:r w:rsidRPr="00590FC7" w:rsidDel="00E661D6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delText>и пост-инсталляционные шаги</w:delText>
        </w:r>
      </w:del>
    </w:p>
    <w:p w:rsidR="003077A8" w:rsidRDefault="003077A8">
      <w:pPr>
        <w:rPr>
          <w:ins w:id="758" w:author="Пользователь Windows" w:date="2020-08-10T14:32:00Z"/>
          <w:rFonts w:ascii="Times New Roman" w:hAnsi="Times New Roman" w:cs="Times New Roman"/>
          <w:sz w:val="28"/>
          <w:szCs w:val="28"/>
          <w:lang w:val="ru-RU"/>
        </w:rPr>
      </w:pPr>
    </w:p>
    <w:p w:rsidR="003077A8" w:rsidRPr="00C864D3" w:rsidRDefault="003077A8">
      <w:pPr>
        <w:rPr>
          <w:ins w:id="759" w:author="Пользователь Windows" w:date="2020-08-01T00:40:00Z"/>
          <w:rFonts w:ascii="Times New Roman" w:hAnsi="Times New Roman" w:cs="Times New Roman"/>
          <w:sz w:val="28"/>
          <w:szCs w:val="28"/>
          <w:lang w:val="ru-RU"/>
          <w:rPrChange w:id="760" w:author="Пользователь Windows" w:date="2020-09-10T00:33:00Z">
            <w:rPr>
              <w:ins w:id="761" w:author="Пользователь Windows" w:date="2020-08-01T00:40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</w:pPr>
    </w:p>
    <w:p w:rsidR="00624924" w:rsidRPr="00F619E5" w:rsidRDefault="00624924">
      <w:pPr>
        <w:rPr>
          <w:ins w:id="762" w:author="Пользователь Windows" w:date="2020-08-01T00:40:00Z"/>
          <w:rFonts w:ascii="Times New Roman" w:hAnsi="Times New Roman" w:cs="Times New Roman"/>
          <w:sz w:val="28"/>
          <w:szCs w:val="28"/>
          <w:lang w:val="ru-RU"/>
        </w:rPr>
      </w:pPr>
      <w:ins w:id="763" w:author="Пользователь Windows" w:date="2020-08-01T00:40:00Z">
        <w:r>
          <w:rPr>
            <w:rFonts w:ascii="Times New Roman" w:hAnsi="Times New Roman" w:cs="Times New Roman"/>
            <w:sz w:val="28"/>
            <w:szCs w:val="28"/>
            <w:lang w:val="ru-RU"/>
          </w:rPr>
          <w:t>Проверим</w:t>
        </w:r>
      </w:ins>
      <w:ins w:id="764" w:author="Пользователь Windows" w:date="2020-08-15T17:33:00Z">
        <w:r w:rsidR="00F619E5">
          <w:rPr>
            <w:rFonts w:ascii="Times New Roman" w:hAnsi="Times New Roman" w:cs="Times New Roman"/>
            <w:sz w:val="28"/>
            <w:szCs w:val="28"/>
            <w:lang w:val="ru-RU"/>
          </w:rPr>
          <w:t xml:space="preserve"> что база данных</w:t>
        </w:r>
      </w:ins>
      <w:ins w:id="765" w:author="Пользователь Windows" w:date="2020-08-01T00:40:00Z">
        <w:r w:rsidRPr="00F619E5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766" w:author="Пользователь Windows" w:date="2020-08-01T00:42:00Z">
        <w:r>
          <w:rPr>
            <w:rFonts w:ascii="Times New Roman" w:hAnsi="Times New Roman" w:cs="Times New Roman"/>
            <w:sz w:val="28"/>
            <w:szCs w:val="28"/>
          </w:rPr>
          <w:t>SAP</w:t>
        </w:r>
        <w:r w:rsidRPr="00F619E5">
          <w:rPr>
            <w:rFonts w:ascii="Times New Roman" w:hAnsi="Times New Roman" w:cs="Times New Roman"/>
            <w:sz w:val="28"/>
            <w:szCs w:val="28"/>
            <w:lang w:val="ru-RU"/>
            <w:rPrChange w:id="767" w:author="Пользователь Windows" w:date="2020-08-15T17:33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HANA</w:t>
        </w:r>
      </w:ins>
      <w:ins w:id="768" w:author="Пользователь Windows" w:date="2020-08-15T17:33:00Z">
        <w:r w:rsidR="00F619E5">
          <w:rPr>
            <w:rFonts w:ascii="Times New Roman" w:hAnsi="Times New Roman" w:cs="Times New Roman"/>
            <w:sz w:val="28"/>
            <w:szCs w:val="28"/>
            <w:lang w:val="ru-RU"/>
          </w:rPr>
          <w:t xml:space="preserve"> установлена и работает</w:t>
        </w:r>
      </w:ins>
      <w:ins w:id="769" w:author="Пользователь Windows" w:date="2020-08-01T15:03:00Z">
        <w:r w:rsidR="001E0EC1" w:rsidRPr="00F619E5">
          <w:rPr>
            <w:rFonts w:ascii="Times New Roman" w:hAnsi="Times New Roman" w:cs="Times New Roman"/>
            <w:sz w:val="28"/>
            <w:szCs w:val="28"/>
            <w:lang w:val="ru-RU"/>
            <w:rPrChange w:id="770" w:author="Пользователь Windows" w:date="2020-08-15T17:33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624924" w:rsidRPr="0020585C" w:rsidRDefault="008C6C8B">
      <w:pPr>
        <w:spacing w:after="0" w:line="240" w:lineRule="auto"/>
        <w:rPr>
          <w:ins w:id="771" w:author="Пользователь Windows" w:date="2020-08-01T15:01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772" w:author="Пользователь Windows" w:date="2020-08-17T11:48:00Z">
            <w:rPr>
              <w:ins w:id="773" w:author="Пользователь Windows" w:date="2020-08-01T15:01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774" w:author="Пользователь Windows" w:date="2020-08-01T10:22:00Z">
          <w:pPr/>
        </w:pPrChange>
      </w:pPr>
      <w:ins w:id="775" w:author="Пользователь Windows" w:date="2020-08-01T10:21:00Z">
        <w:r w:rsidRPr="008C6C8B">
          <w:rPr>
            <w:rFonts w:ascii="Courier New" w:eastAsia="Times New Roman" w:hAnsi="Courier New" w:cs="Courier New"/>
            <w:color w:val="444444"/>
            <w:sz w:val="20"/>
            <w:szCs w:val="20"/>
            <w:rPrChange w:id="776" w:author="Пользователь Windows" w:date="2020-08-01T10:22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su</w:t>
        </w:r>
        <w:r w:rsidRPr="0020585C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777" w:author="Пользователь Windows" w:date="2020-08-17T11:4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778" w:author="Пользователь Windows" w:date="2020-08-01T15:01:00Z">
        <w:r w:rsidR="001E0EC1" w:rsidRPr="0020585C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779" w:author="Пользователь Windows" w:date="2020-08-17T11:48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–</w:t>
        </w:r>
      </w:ins>
      <w:ins w:id="780" w:author="Пользователь Windows" w:date="2020-08-01T10:21:00Z">
        <w:r w:rsidRPr="0020585C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781" w:author="Пользователь Windows" w:date="2020-08-17T11:4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8C6C8B">
          <w:rPr>
            <w:rFonts w:ascii="Courier New" w:eastAsia="Times New Roman" w:hAnsi="Courier New" w:cs="Courier New"/>
            <w:color w:val="444444"/>
            <w:sz w:val="20"/>
            <w:szCs w:val="20"/>
            <w:rPrChange w:id="782" w:author="Пользователь Windows" w:date="2020-08-01T10:22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hxeadm</w:t>
        </w:r>
      </w:ins>
    </w:p>
    <w:p w:rsidR="001E0EC1" w:rsidRPr="0020585C" w:rsidRDefault="001E0EC1">
      <w:pPr>
        <w:spacing w:after="0" w:line="240" w:lineRule="auto"/>
        <w:rPr>
          <w:ins w:id="783" w:author="Пользователь Windows" w:date="2020-08-01T15:01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784" w:author="Пользователь Windows" w:date="2020-08-17T11:48:00Z">
            <w:rPr>
              <w:ins w:id="785" w:author="Пользователь Windows" w:date="2020-08-01T15:01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786" w:author="Пользователь Windows" w:date="2020-08-01T10:22:00Z">
          <w:pPr/>
        </w:pPrChange>
      </w:pPr>
    </w:p>
    <w:p w:rsidR="001E0EC1" w:rsidRPr="0020585C" w:rsidRDefault="001E0EC1">
      <w:pPr>
        <w:spacing w:after="0" w:line="240" w:lineRule="auto"/>
        <w:rPr>
          <w:ins w:id="787" w:author="Пользователь Windows" w:date="2020-08-01T15:01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788" w:author="Пользователь Windows" w:date="2020-08-17T11:48:00Z">
            <w:rPr>
              <w:ins w:id="789" w:author="Пользователь Windows" w:date="2020-08-01T15:01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790" w:author="Пользователь Windows" w:date="2020-08-01T10:22:00Z">
          <w:pPr/>
        </w:pPrChange>
      </w:pPr>
      <w:ins w:id="791" w:author="Пользователь Windows" w:date="2020-08-01T15:01:00Z">
        <w:r w:rsidRPr="001E0EC1">
          <w:rPr>
            <w:rFonts w:ascii="Courier New" w:eastAsia="Times New Roman" w:hAnsi="Courier New" w:cs="Courier New"/>
            <w:color w:val="444444"/>
            <w:sz w:val="20"/>
            <w:szCs w:val="20"/>
            <w:rPrChange w:id="792" w:author="Пользователь Windows" w:date="2020-08-01T15:01:00Z">
              <w:rPr/>
            </w:rPrChange>
          </w:rPr>
          <w:t>HDB</w:t>
        </w:r>
        <w:r w:rsidRPr="0020585C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793" w:author="Пользователь Windows" w:date="2020-08-17T11:48:00Z">
              <w:rPr/>
            </w:rPrChange>
          </w:rPr>
          <w:t xml:space="preserve"> </w:t>
        </w:r>
        <w:r w:rsidRPr="001E0EC1">
          <w:rPr>
            <w:rFonts w:ascii="Courier New" w:eastAsia="Times New Roman" w:hAnsi="Courier New" w:cs="Courier New"/>
            <w:color w:val="444444"/>
            <w:sz w:val="20"/>
            <w:szCs w:val="20"/>
            <w:rPrChange w:id="794" w:author="Пользователь Windows" w:date="2020-08-01T15:01:00Z">
              <w:rPr/>
            </w:rPrChange>
          </w:rPr>
          <w:t>info</w:t>
        </w:r>
      </w:ins>
    </w:p>
    <w:p w:rsidR="001E0EC1" w:rsidRPr="0020585C" w:rsidRDefault="001E0EC1">
      <w:pPr>
        <w:spacing w:after="0" w:line="240" w:lineRule="auto"/>
        <w:rPr>
          <w:ins w:id="795" w:author="Пользователь Windows" w:date="2020-08-01T15:02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796" w:author="Пользователь Windows" w:date="2020-08-17T11:48:00Z">
            <w:rPr>
              <w:ins w:id="797" w:author="Пользователь Windows" w:date="2020-08-01T15:02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798" w:author="Пользователь Windows" w:date="2020-08-01T10:22:00Z">
          <w:pPr/>
        </w:pPrChange>
      </w:pPr>
    </w:p>
    <w:p w:rsidR="001E0EC1" w:rsidRPr="001E0EC1" w:rsidRDefault="00F619E5" w:rsidP="001E0EC1">
      <w:pPr>
        <w:rPr>
          <w:ins w:id="799" w:author="Пользователь Windows" w:date="2020-08-01T15:02:00Z"/>
          <w:rFonts w:ascii="Times New Roman" w:hAnsi="Times New Roman" w:cs="Times New Roman"/>
          <w:sz w:val="28"/>
          <w:szCs w:val="28"/>
          <w:lang w:val="ru-RU"/>
          <w:rPrChange w:id="800" w:author="Пользователь Windows" w:date="2020-08-01T15:03:00Z">
            <w:rPr>
              <w:ins w:id="801" w:author="Пользователь Windows" w:date="2020-08-01T15:02:00Z"/>
              <w:rFonts w:ascii="Times New Roman" w:hAnsi="Times New Roman" w:cs="Times New Roman"/>
              <w:sz w:val="28"/>
              <w:szCs w:val="28"/>
            </w:rPr>
          </w:rPrChange>
        </w:rPr>
      </w:pPr>
      <w:ins w:id="802" w:author="Пользователь Windows" w:date="2020-08-15T17:33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Пример </w:t>
        </w:r>
      </w:ins>
      <w:ins w:id="803" w:author="Пользователь Windows" w:date="2020-08-01T15:0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804" w:author="Пользователь Windows" w:date="2020-08-15T17:33:00Z">
        <w:r>
          <w:rPr>
            <w:rFonts w:ascii="Times New Roman" w:hAnsi="Times New Roman" w:cs="Times New Roman"/>
            <w:sz w:val="28"/>
            <w:szCs w:val="28"/>
            <w:lang w:val="ru-RU"/>
          </w:rPr>
          <w:t>с</w:t>
        </w:r>
      </w:ins>
      <w:ins w:id="805" w:author="Пользователь Windows" w:date="2020-08-01T15:0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ервисов, которые будут </w:t>
        </w:r>
        <w:r w:rsidR="001E0EC1">
          <w:rPr>
            <w:rFonts w:ascii="Times New Roman" w:hAnsi="Times New Roman" w:cs="Times New Roman"/>
            <w:sz w:val="28"/>
            <w:szCs w:val="28"/>
            <w:lang w:val="ru-RU"/>
          </w:rPr>
          <w:t>запущены</w:t>
        </w:r>
      </w:ins>
      <w:ins w:id="806" w:author="Пользователь Windows" w:date="2020-08-01T15:03:00Z">
        <w:r w:rsidR="001E0EC1" w:rsidRPr="001E0EC1">
          <w:rPr>
            <w:rFonts w:ascii="Times New Roman" w:hAnsi="Times New Roman" w:cs="Times New Roman"/>
            <w:sz w:val="28"/>
            <w:szCs w:val="28"/>
            <w:lang w:val="ru-RU"/>
            <w:rPrChange w:id="807" w:author="Пользователь Windows" w:date="2020-08-01T15:03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1E0EC1" w:rsidRPr="001E0EC1" w:rsidRDefault="006C68B8">
      <w:pPr>
        <w:spacing w:after="0" w:line="240" w:lineRule="auto"/>
        <w:rPr>
          <w:ins w:id="808" w:author="Пользователь Windows" w:date="2020-08-01T15:02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09" w:author="Пользователь Windows" w:date="2020-08-01T15:02:00Z">
            <w:rPr>
              <w:ins w:id="810" w:author="Пользователь Windows" w:date="2020-08-01T15:02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811" w:author="Пользователь Windows" w:date="2020-08-01T10:22:00Z">
          <w:pPr/>
        </w:pPrChange>
      </w:pPr>
      <w:ins w:id="812" w:author="Пользователь Windows" w:date="2020-08-01T15:59:00Z">
        <w:r>
          <w:rPr>
            <w:noProof/>
          </w:rPr>
          <w:drawing>
            <wp:inline distT="0" distB="0" distL="0" distR="0" wp14:anchorId="0E9A6F7E" wp14:editId="10816D7B">
              <wp:extent cx="6152515" cy="2937510"/>
              <wp:effectExtent l="0" t="0" r="635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937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E0EC1" w:rsidRPr="001E0EC1" w:rsidRDefault="001E0EC1">
      <w:pPr>
        <w:spacing w:after="0" w:line="240" w:lineRule="auto"/>
        <w:rPr>
          <w:ins w:id="813" w:author="Пользователь Windows" w:date="2020-08-01T15:02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14" w:author="Пользователь Windows" w:date="2020-08-01T15:03:00Z">
            <w:rPr>
              <w:ins w:id="815" w:author="Пользователь Windows" w:date="2020-08-01T15:02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816" w:author="Пользователь Windows" w:date="2020-08-01T10:22:00Z">
          <w:pPr/>
        </w:pPrChange>
      </w:pPr>
    </w:p>
    <w:p w:rsidR="008C6C8B" w:rsidRPr="001E0EC1" w:rsidRDefault="008C6C8B">
      <w:pPr>
        <w:rPr>
          <w:ins w:id="817" w:author="Пользователь Windows" w:date="2020-08-01T00:40:00Z"/>
          <w:rFonts w:ascii="Times New Roman" w:hAnsi="Times New Roman" w:cs="Times New Roman"/>
          <w:sz w:val="28"/>
          <w:szCs w:val="28"/>
          <w:lang w:val="ru-RU"/>
        </w:rPr>
      </w:pPr>
    </w:p>
    <w:p w:rsidR="00624924" w:rsidRPr="004E6DCE" w:rsidRDefault="00624924">
      <w:pPr>
        <w:rPr>
          <w:ins w:id="818" w:author="Пользователь Windows" w:date="2020-08-01T00:46:00Z"/>
          <w:rFonts w:ascii="Times New Roman" w:hAnsi="Times New Roman" w:cs="Times New Roman"/>
          <w:sz w:val="28"/>
          <w:szCs w:val="28"/>
        </w:rPr>
      </w:pPr>
      <w:ins w:id="819" w:author="Пользователь Windows" w:date="2020-08-01T00:46:00Z">
        <w:r>
          <w:rPr>
            <w:rFonts w:ascii="Times New Roman" w:hAnsi="Times New Roman" w:cs="Times New Roman"/>
            <w:sz w:val="28"/>
            <w:szCs w:val="28"/>
            <w:lang w:val="ru-RU"/>
          </w:rPr>
          <w:t>Пройдём</w:t>
        </w:r>
        <w:r w:rsidRPr="004E6DCE">
          <w:rPr>
            <w:rFonts w:ascii="Times New Roman" w:hAnsi="Times New Roman" w:cs="Times New Roman"/>
            <w:sz w:val="28"/>
            <w:szCs w:val="28"/>
            <w:rPrChange w:id="820" w:author="Пользователь Windows" w:date="2020-08-09T10:17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авторизацию</w:t>
        </w:r>
      </w:ins>
      <w:ins w:id="821" w:author="Пользователь Windows" w:date="2020-08-09T10:17:00Z">
        <w:r w:rsidR="004E6DCE" w:rsidRPr="004E6DCE">
          <w:rPr>
            <w:rFonts w:ascii="Times New Roman" w:hAnsi="Times New Roman" w:cs="Times New Roman"/>
            <w:sz w:val="28"/>
            <w:szCs w:val="28"/>
            <w:rPrChange w:id="822" w:author="Пользователь Windows" w:date="2020-08-09T10:17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4E6DCE">
          <w:rPr>
            <w:rFonts w:ascii="Times New Roman" w:hAnsi="Times New Roman" w:cs="Times New Roman"/>
            <w:sz w:val="28"/>
            <w:szCs w:val="28"/>
            <w:lang w:val="ru-RU"/>
          </w:rPr>
          <w:t>в</w:t>
        </w:r>
      </w:ins>
      <w:ins w:id="823" w:author="Пользователь Windows" w:date="2020-08-09T10:16:00Z">
        <w:r w:rsidR="004E6DCE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ins w:id="824" w:author="Пользователь Windows" w:date="2020-08-09T10:17:00Z">
        <w:r w:rsidR="004E6DCE" w:rsidRPr="002F722A">
          <w:rPr>
            <w:rFonts w:ascii="Times New Roman" w:hAnsi="Times New Roman" w:cs="Times New Roman"/>
            <w:sz w:val="28"/>
            <w:szCs w:val="28"/>
          </w:rPr>
          <w:t>SAP HANA Extended Application Services, Advanced Model</w:t>
        </w:r>
      </w:ins>
      <w:ins w:id="825" w:author="Пользователь Windows" w:date="2020-08-01T00:47:00Z">
        <w:r w:rsidR="00A63022" w:rsidRPr="004E6DCE">
          <w:rPr>
            <w:rFonts w:ascii="Times New Roman" w:hAnsi="Times New Roman" w:cs="Times New Roman"/>
            <w:sz w:val="28"/>
            <w:szCs w:val="28"/>
          </w:rPr>
          <w:t>:</w:t>
        </w:r>
      </w:ins>
    </w:p>
    <w:p w:rsidR="00624924" w:rsidRPr="00216869" w:rsidRDefault="00624924">
      <w:pPr>
        <w:rPr>
          <w:ins w:id="826" w:author="Пользователь Windows" w:date="2020-08-01T00:45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27" w:author="Пользователь Windows" w:date="2020-08-04T22:01:00Z">
            <w:rPr>
              <w:ins w:id="828" w:author="Пользователь Windows" w:date="2020-08-01T00:45:00Z"/>
              <w:rFonts w:ascii="Times New Roman" w:hAnsi="Times New Roman" w:cs="Times New Roman"/>
              <w:sz w:val="28"/>
              <w:szCs w:val="28"/>
            </w:rPr>
          </w:rPrChange>
        </w:rPr>
      </w:pPr>
      <w:ins w:id="829" w:author="Пользователь Windows" w:date="2020-08-01T00:45:00Z">
        <w:r w:rsidRPr="00A63022">
          <w:rPr>
            <w:rFonts w:ascii="Courier New" w:eastAsia="Times New Roman" w:hAnsi="Courier New" w:cs="Courier New"/>
            <w:color w:val="444444"/>
            <w:sz w:val="20"/>
            <w:szCs w:val="20"/>
            <w:rPrChange w:id="830" w:author="Пользователь Windows" w:date="2020-08-01T00:4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xs</w:t>
        </w:r>
        <w:r w:rsidR="005821B7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</w:rPr>
          <w:t>-</w:t>
        </w:r>
      </w:ins>
      <w:ins w:id="831" w:author="Пользователь Windows" w:date="2020-08-01T15:25:00Z">
        <w:r w:rsidR="005821B7">
          <w:rPr>
            <w:rFonts w:ascii="Courier New" w:eastAsia="Times New Roman" w:hAnsi="Courier New" w:cs="Courier New"/>
            <w:color w:val="444444"/>
            <w:sz w:val="20"/>
            <w:szCs w:val="20"/>
          </w:rPr>
          <w:t>admin</w:t>
        </w:r>
        <w:r w:rsidR="005821B7" w:rsidRPr="00216869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832" w:author="Пользователь Windows" w:date="2020-08-04T22:01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-</w:t>
        </w:r>
        <w:r w:rsidR="005821B7">
          <w:rPr>
            <w:rFonts w:ascii="Courier New" w:eastAsia="Times New Roman" w:hAnsi="Courier New" w:cs="Courier New"/>
            <w:color w:val="444444"/>
            <w:sz w:val="20"/>
            <w:szCs w:val="20"/>
          </w:rPr>
          <w:t>login</w:t>
        </w:r>
      </w:ins>
    </w:p>
    <w:p w:rsidR="006D5B97" w:rsidRDefault="00624924">
      <w:pPr>
        <w:rPr>
          <w:ins w:id="833" w:author="Пользователь Windows" w:date="2020-08-01T14:15:00Z"/>
          <w:rFonts w:ascii="Times New Roman" w:hAnsi="Times New Roman" w:cs="Times New Roman"/>
          <w:sz w:val="28"/>
          <w:szCs w:val="28"/>
          <w:lang w:val="ru-RU"/>
        </w:rPr>
      </w:pPr>
      <w:ins w:id="834" w:author="Пользователь Windows" w:date="2020-08-01T00:46:00Z">
        <w:r>
          <w:rPr>
            <w:rFonts w:ascii="Times New Roman" w:hAnsi="Times New Roman" w:cs="Times New Roman"/>
            <w:sz w:val="28"/>
            <w:szCs w:val="28"/>
            <w:lang w:val="ru-RU"/>
          </w:rPr>
          <w:t>Пользо</w:t>
        </w:r>
      </w:ins>
      <w:ins w:id="835" w:author="Пользователь Windows" w:date="2020-08-01T00:47:00Z">
        <w:r w:rsidR="00A63022">
          <w:rPr>
            <w:rFonts w:ascii="Times New Roman" w:hAnsi="Times New Roman" w:cs="Times New Roman"/>
            <w:sz w:val="28"/>
            <w:szCs w:val="28"/>
            <w:lang w:val="ru-RU"/>
          </w:rPr>
          <w:t>ватель</w:t>
        </w:r>
        <w:r w:rsidR="00A63022" w:rsidRPr="00A63022">
          <w:rPr>
            <w:rFonts w:ascii="Times New Roman" w:hAnsi="Times New Roman" w:cs="Times New Roman"/>
            <w:sz w:val="28"/>
            <w:szCs w:val="28"/>
            <w:lang w:val="ru-RU"/>
            <w:rPrChange w:id="836" w:author="Пользователь Windows" w:date="2020-08-01T00:4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: </w:t>
        </w:r>
        <w:r w:rsidR="00A63022">
          <w:rPr>
            <w:rFonts w:ascii="Times New Roman" w:hAnsi="Times New Roman" w:cs="Times New Roman"/>
            <w:sz w:val="28"/>
            <w:szCs w:val="28"/>
          </w:rPr>
          <w:t>XSA</w:t>
        </w:r>
        <w:r w:rsidR="00A63022" w:rsidRPr="0030536A">
          <w:rPr>
            <w:rFonts w:ascii="Times New Roman" w:hAnsi="Times New Roman" w:cs="Times New Roman"/>
            <w:sz w:val="28"/>
            <w:szCs w:val="28"/>
            <w:lang w:val="ru-RU"/>
            <w:rPrChange w:id="837" w:author="Пользователь Windows" w:date="2020-08-01T00:4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="00A63022">
          <w:rPr>
            <w:rFonts w:ascii="Times New Roman" w:hAnsi="Times New Roman" w:cs="Times New Roman"/>
            <w:sz w:val="28"/>
            <w:szCs w:val="28"/>
          </w:rPr>
          <w:t>ADMIN</w:t>
        </w:r>
      </w:ins>
    </w:p>
    <w:p w:rsidR="00624924" w:rsidRPr="00624924" w:rsidRDefault="006D5B97">
      <w:pPr>
        <w:rPr>
          <w:ins w:id="838" w:author="Пользователь Windows" w:date="2020-08-01T00:40:00Z"/>
          <w:rFonts w:ascii="Times New Roman" w:hAnsi="Times New Roman" w:cs="Times New Roman"/>
          <w:sz w:val="28"/>
          <w:szCs w:val="28"/>
          <w:lang w:val="ru-RU"/>
        </w:rPr>
      </w:pPr>
      <w:ins w:id="839" w:author="Пользователь Windows" w:date="2020-08-01T14:15:00Z">
        <w:r>
          <w:rPr>
            <w:rFonts w:ascii="Times New Roman" w:hAnsi="Times New Roman" w:cs="Times New Roman"/>
            <w:sz w:val="28"/>
            <w:szCs w:val="28"/>
            <w:lang w:val="ru-RU"/>
          </w:rPr>
          <w:t>П</w:t>
        </w:r>
      </w:ins>
      <w:ins w:id="840" w:author="Пользователь Windows" w:date="2020-08-01T00:45:00Z">
        <w:r w:rsidR="00624924">
          <w:rPr>
            <w:rFonts w:ascii="Times New Roman" w:hAnsi="Times New Roman" w:cs="Times New Roman"/>
            <w:sz w:val="28"/>
            <w:szCs w:val="28"/>
            <w:lang w:val="ru-RU"/>
          </w:rPr>
          <w:t>ароль</w:t>
        </w:r>
      </w:ins>
      <w:ins w:id="841" w:author="Пользователь Windows" w:date="2020-08-01T00:47:00Z">
        <w:r w:rsidR="0030536A" w:rsidRPr="00160E79">
          <w:rPr>
            <w:rFonts w:ascii="Times New Roman" w:hAnsi="Times New Roman" w:cs="Times New Roman"/>
            <w:sz w:val="28"/>
            <w:szCs w:val="28"/>
            <w:lang w:val="ru-RU"/>
            <w:rPrChange w:id="842" w:author="Пользователь Windows" w:date="2020-08-01T09:3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: </w:t>
        </w:r>
      </w:ins>
      <w:ins w:id="843" w:author="Пользователь Windows" w:date="2020-08-01T14:15:00Z">
        <w:r>
          <w:rPr>
            <w:rFonts w:ascii="Times New Roman" w:hAnsi="Times New Roman" w:cs="Times New Roman"/>
            <w:sz w:val="28"/>
            <w:szCs w:val="28"/>
            <w:lang w:val="ru-RU"/>
          </w:rPr>
          <w:t>Мастер-</w:t>
        </w:r>
      </w:ins>
      <w:ins w:id="844" w:author="Пользователь Windows" w:date="2020-08-01T00:47:00Z">
        <w:r>
          <w:rPr>
            <w:rFonts w:ascii="Times New Roman" w:hAnsi="Times New Roman" w:cs="Times New Roman"/>
            <w:sz w:val="28"/>
            <w:szCs w:val="28"/>
            <w:lang w:val="ru-RU"/>
          </w:rPr>
          <w:t>п</w:t>
        </w:r>
        <w:r w:rsidR="0030536A">
          <w:rPr>
            <w:rFonts w:ascii="Times New Roman" w:hAnsi="Times New Roman" w:cs="Times New Roman"/>
            <w:sz w:val="28"/>
            <w:szCs w:val="28"/>
            <w:lang w:val="ru-RU"/>
          </w:rPr>
          <w:t>ароль, который</w:t>
        </w:r>
      </w:ins>
      <w:ins w:id="845" w:author="Пользователь Windows" w:date="2020-08-01T00:45:00Z">
        <w:r w:rsidR="00624924">
          <w:rPr>
            <w:rFonts w:ascii="Times New Roman" w:hAnsi="Times New Roman" w:cs="Times New Roman"/>
            <w:sz w:val="28"/>
            <w:szCs w:val="28"/>
            <w:lang w:val="ru-RU"/>
          </w:rPr>
          <w:t xml:space="preserve"> мы задали при установке </w:t>
        </w:r>
      </w:ins>
    </w:p>
    <w:p w:rsidR="004E6DCE" w:rsidRPr="004E6DCE" w:rsidRDefault="004E6DCE">
      <w:pPr>
        <w:rPr>
          <w:ins w:id="846" w:author="Пользователь Windows" w:date="2020-08-09T10:16:00Z"/>
          <w:rFonts w:ascii="Times New Roman" w:hAnsi="Times New Roman" w:cs="Times New Roman"/>
          <w:sz w:val="28"/>
          <w:szCs w:val="28"/>
          <w:rPrChange w:id="847" w:author="Пользователь Windows" w:date="2020-08-09T10:16:00Z">
            <w:rPr>
              <w:ins w:id="848" w:author="Пользователь Windows" w:date="2020-08-09T10:16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ins w:id="849" w:author="Пользователь Windows" w:date="2020-08-09T10:16:00Z">
        <w:r>
          <w:rPr>
            <w:rFonts w:ascii="Times New Roman" w:hAnsi="Times New Roman" w:cs="Times New Roman"/>
            <w:sz w:val="28"/>
            <w:szCs w:val="28"/>
            <w:lang w:val="ru-RU"/>
          </w:rPr>
          <w:t>Проверим</w:t>
        </w:r>
        <w:r w:rsidRPr="002F722A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ins w:id="850" w:author="Пользователь Windows" w:date="2020-08-09T10:17:00Z">
        <w:r>
          <w:rPr>
            <w:rFonts w:ascii="Times New Roman" w:hAnsi="Times New Roman" w:cs="Times New Roman"/>
            <w:sz w:val="28"/>
            <w:szCs w:val="28"/>
            <w:lang w:val="ru-RU"/>
          </w:rPr>
          <w:t>версию</w:t>
        </w:r>
      </w:ins>
      <w:ins w:id="851" w:author="Пользователь Windows" w:date="2020-08-09T10:16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F722A">
          <w:rPr>
            <w:rFonts w:ascii="Times New Roman" w:hAnsi="Times New Roman" w:cs="Times New Roman"/>
            <w:sz w:val="28"/>
            <w:szCs w:val="28"/>
          </w:rPr>
          <w:t>SAP HANA Extended Application Services, Advanced Model</w:t>
        </w:r>
        <w:r>
          <w:rPr>
            <w:rFonts w:ascii="Times New Roman" w:hAnsi="Times New Roman" w:cs="Times New Roman"/>
            <w:sz w:val="28"/>
            <w:szCs w:val="28"/>
          </w:rPr>
          <w:t>:</w:t>
        </w:r>
      </w:ins>
    </w:p>
    <w:p w:rsidR="00624924" w:rsidRPr="00733C23" w:rsidRDefault="00EA2884">
      <w:pPr>
        <w:rPr>
          <w:ins w:id="852" w:author="Пользователь Windows" w:date="2020-08-01T00:40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53" w:author="Пользователь Windows" w:date="2020-08-09T00:48:00Z">
            <w:rPr>
              <w:ins w:id="854" w:author="Пользователь Windows" w:date="2020-08-01T00:40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</w:pPr>
      <w:ins w:id="855" w:author="Пользователь Windows" w:date="2020-08-01T09:51:00Z">
        <w:r w:rsidRPr="00EA2884">
          <w:rPr>
            <w:rFonts w:ascii="Courier New" w:eastAsia="Times New Roman" w:hAnsi="Courier New" w:cs="Courier New"/>
            <w:color w:val="444444"/>
            <w:sz w:val="20"/>
            <w:szCs w:val="20"/>
            <w:rPrChange w:id="856" w:author="Пользователь Windows" w:date="2020-08-01T09:5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xs</w:t>
        </w:r>
        <w:r w:rsidRPr="00435933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857" w:author="Пользователь Windows" w:date="2020-08-01T14:1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858" w:author="Пользователь Windows" w:date="2020-08-04T22:01:00Z">
        <w:r w:rsidR="00A96C92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</w:rPr>
          <w:t>-</w:t>
        </w:r>
        <w:r w:rsidR="00A96C92">
          <w:rPr>
            <w:rFonts w:ascii="Courier New" w:eastAsia="Times New Roman" w:hAnsi="Courier New" w:cs="Courier New"/>
            <w:color w:val="444444"/>
            <w:sz w:val="20"/>
            <w:szCs w:val="20"/>
          </w:rPr>
          <w:t>v</w:t>
        </w:r>
      </w:ins>
    </w:p>
    <w:p w:rsidR="000D14C7" w:rsidRDefault="00B60740">
      <w:pPr>
        <w:rPr>
          <w:ins w:id="859" w:author="Пользователь Windows" w:date="2020-08-01T15:21:00Z"/>
          <w:rFonts w:ascii="Times New Roman" w:hAnsi="Times New Roman" w:cs="Times New Roman"/>
          <w:sz w:val="28"/>
          <w:szCs w:val="28"/>
          <w:lang w:val="ru-RU"/>
        </w:rPr>
      </w:pPr>
      <w:ins w:id="860" w:author="Пользователь Windows" w:date="2020-08-12T15:54:00Z">
        <w:r>
          <w:rPr>
            <w:noProof/>
          </w:rPr>
          <w:lastRenderedPageBreak/>
          <w:drawing>
            <wp:inline distT="0" distB="0" distL="0" distR="0" wp14:anchorId="4196888D" wp14:editId="0D34E87C">
              <wp:extent cx="6152515" cy="3536315"/>
              <wp:effectExtent l="0" t="0" r="635" b="6985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536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24924" w:rsidRPr="00210B56" w:rsidRDefault="00210B56">
      <w:pPr>
        <w:rPr>
          <w:ins w:id="861" w:author="Пользователь Windows" w:date="2020-08-01T15:19:00Z"/>
          <w:rFonts w:ascii="Times New Roman" w:eastAsia="Times New Roman" w:hAnsi="Times New Roman" w:cs="Times New Roman"/>
          <w:b/>
          <w:bCs/>
          <w:sz w:val="32"/>
          <w:szCs w:val="32"/>
          <w:lang w:val="ru-RU"/>
          <w:rPrChange w:id="862" w:author="Пользователь Windows" w:date="2020-08-09T11:16:00Z">
            <w:rPr>
              <w:ins w:id="863" w:author="Пользователь Windows" w:date="2020-08-01T15:19:00Z"/>
              <w:rFonts w:ascii="Times New Roman" w:hAnsi="Times New Roman" w:cs="Times New Roman"/>
              <w:sz w:val="28"/>
              <w:szCs w:val="28"/>
            </w:rPr>
          </w:rPrChange>
        </w:rPr>
      </w:pPr>
      <w:ins w:id="864" w:author="Пользователь Windows" w:date="2020-08-09T11:16:00Z">
        <w:r w:rsidRPr="00590FC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t xml:space="preserve">Шаг </w:t>
        </w:r>
        <w:r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65" w:author="Пользователь Windows" w:date="2020-08-09T11:16:00Z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rPrChange>
          </w:rPr>
          <w:t>6</w:t>
        </w:r>
        <w:r w:rsidRPr="00590FC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t>.</w:t>
        </w:r>
        <w:r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66" w:author="Пользователь Windows" w:date="2020-08-09T11:16:00Z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rPrChange>
          </w:rPr>
          <w:t> </w:t>
        </w:r>
        <w:r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t xml:space="preserve"> </w:t>
        </w:r>
      </w:ins>
      <w:ins w:id="867" w:author="Пользователь Windows" w:date="2020-08-01T15:18:00Z">
        <w:r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68" w:author="Пользователь Windows" w:date="2020-08-09T11:16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Пост-инсталляционные </w:t>
        </w:r>
      </w:ins>
      <w:ins w:id="869" w:author="Пользователь Windows" w:date="2020-08-09T11:16:00Z">
        <w:r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70" w:author="Пользователь Windows" w:date="2020-08-09T11:16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>действия</w:t>
        </w:r>
      </w:ins>
      <w:ins w:id="871" w:author="Пользователь Windows" w:date="2020-08-01T15:19:00Z">
        <w:r w:rsidR="000D14C7"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72" w:author="Пользователь Windows" w:date="2020-08-09T11:1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</w:ins>
    </w:p>
    <w:p w:rsidR="00AF13E7" w:rsidRPr="00980D8A" w:rsidRDefault="00AF13E7">
      <w:pPr>
        <w:rPr>
          <w:ins w:id="873" w:author="Пользователь Windows" w:date="2020-08-09T09:56:00Z"/>
          <w:rFonts w:ascii="Times New Roman" w:hAnsi="Times New Roman" w:cs="Times New Roman"/>
          <w:sz w:val="28"/>
          <w:szCs w:val="28"/>
          <w:lang w:val="ru-RU"/>
          <w:rPrChange w:id="874" w:author="Пользователь Windows" w:date="2020-08-15T17:15:00Z">
            <w:rPr>
              <w:ins w:id="875" w:author="Пользователь Windows" w:date="2020-08-09T09:56:00Z"/>
              <w:rFonts w:ascii="Times New Roman" w:hAnsi="Times New Roman" w:cs="Times New Roman"/>
              <w:sz w:val="28"/>
              <w:szCs w:val="28"/>
            </w:rPr>
          </w:rPrChange>
        </w:rPr>
      </w:pPr>
    </w:p>
    <w:p w:rsidR="00AF13E7" w:rsidRPr="00D82C31" w:rsidRDefault="00AF13E7">
      <w:pPr>
        <w:rPr>
          <w:ins w:id="876" w:author="Пользователь Windows" w:date="2020-08-09T10:01:00Z"/>
          <w:rFonts w:ascii="Times New Roman" w:hAnsi="Times New Roman" w:cs="Times New Roman"/>
          <w:sz w:val="28"/>
          <w:szCs w:val="28"/>
          <w:lang w:val="ru-RU"/>
          <w:rPrChange w:id="877" w:author="Пользователь Windows" w:date="2020-08-24T19:49:00Z">
            <w:rPr>
              <w:ins w:id="878" w:author="Пользователь Windows" w:date="2020-08-09T10:01:00Z"/>
              <w:rFonts w:ascii="Times New Roman" w:hAnsi="Times New Roman" w:cs="Times New Roman"/>
              <w:sz w:val="28"/>
              <w:szCs w:val="28"/>
            </w:rPr>
          </w:rPrChange>
        </w:rPr>
      </w:pPr>
      <w:ins w:id="879" w:author="Пользователь Windows" w:date="2020-08-09T09:5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Для того чтобы использовать веб-инструменты разработки и администрирования </w:t>
        </w:r>
      </w:ins>
      <w:ins w:id="880" w:author="Пользователь Windows" w:date="2020-08-09T09:58:00Z">
        <w:r>
          <w:rPr>
            <w:rFonts w:ascii="Times New Roman" w:hAnsi="Times New Roman" w:cs="Times New Roman"/>
            <w:sz w:val="28"/>
            <w:szCs w:val="28"/>
          </w:rPr>
          <w:t>SAP</w:t>
        </w:r>
        <w:r w:rsidRPr="00AF13E7">
          <w:rPr>
            <w:rFonts w:ascii="Times New Roman" w:hAnsi="Times New Roman" w:cs="Times New Roman"/>
            <w:sz w:val="28"/>
            <w:szCs w:val="28"/>
            <w:lang w:val="ru-RU"/>
            <w:rPrChange w:id="881" w:author="Пользователь Windows" w:date="2020-08-09T09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HANA</w:t>
        </w:r>
        <w:r w:rsidRPr="00AF13E7">
          <w:rPr>
            <w:rFonts w:ascii="Times New Roman" w:hAnsi="Times New Roman" w:cs="Times New Roman"/>
            <w:sz w:val="28"/>
            <w:szCs w:val="28"/>
            <w:lang w:val="ru-RU"/>
            <w:rPrChange w:id="882" w:author="Пользователь Windows" w:date="2020-08-09T09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XS</w:t>
        </w:r>
      </w:ins>
      <w:ins w:id="883" w:author="Пользователь Windows" w:date="2020-08-24T12:16:00Z">
        <w:r w:rsidR="000524ED">
          <w:rPr>
            <w:rFonts w:ascii="Times New Roman" w:hAnsi="Times New Roman" w:cs="Times New Roman"/>
            <w:sz w:val="28"/>
            <w:szCs w:val="28"/>
          </w:rPr>
          <w:t>A</w:t>
        </w:r>
      </w:ins>
      <w:ins w:id="884" w:author="Пользователь Windows" w:date="2020-08-09T09:58:00Z">
        <w:r w:rsidRPr="00AF13E7">
          <w:rPr>
            <w:rFonts w:ascii="Times New Roman" w:hAnsi="Times New Roman" w:cs="Times New Roman"/>
            <w:sz w:val="28"/>
            <w:szCs w:val="28"/>
            <w:lang w:val="ru-RU"/>
            <w:rPrChange w:id="885" w:author="Пользователь Windows" w:date="2020-08-09T09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необходимо отредактировать файл </w:t>
        </w:r>
        <w:r>
          <w:rPr>
            <w:rFonts w:ascii="Times New Roman" w:hAnsi="Times New Roman" w:cs="Times New Roman"/>
            <w:sz w:val="28"/>
            <w:szCs w:val="28"/>
          </w:rPr>
          <w:t>host</w:t>
        </w:r>
      </w:ins>
      <w:ins w:id="886" w:author="Пользователь Windows" w:date="2020-08-09T10:01:00Z">
        <w:r>
          <w:rPr>
            <w:rFonts w:ascii="Times New Roman" w:hAnsi="Times New Roman" w:cs="Times New Roman"/>
            <w:sz w:val="28"/>
            <w:szCs w:val="28"/>
          </w:rPr>
          <w:t>s</w:t>
        </w:r>
      </w:ins>
      <w:ins w:id="887" w:author="Пользователь Windows" w:date="2020-08-24T19:49:00Z">
        <w:r w:rsidR="00D82C31" w:rsidRPr="00D82C31">
          <w:rPr>
            <w:rFonts w:ascii="Times New Roman" w:hAnsi="Times New Roman" w:cs="Times New Roman"/>
            <w:sz w:val="28"/>
            <w:szCs w:val="28"/>
            <w:lang w:val="ru-RU"/>
            <w:rPrChange w:id="888" w:author="Пользователь Windows" w:date="2020-08-24T19:4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D82C31">
          <w:rPr>
            <w:rFonts w:ascii="Times New Roman" w:hAnsi="Times New Roman" w:cs="Times New Roman"/>
            <w:sz w:val="28"/>
            <w:szCs w:val="28"/>
            <w:lang w:val="ru-RU"/>
          </w:rPr>
          <w:t xml:space="preserve">на локальной </w:t>
        </w:r>
        <w:r w:rsidR="00D82C31">
          <w:rPr>
            <w:rFonts w:ascii="Times New Roman" w:hAnsi="Times New Roman" w:cs="Times New Roman"/>
            <w:sz w:val="28"/>
            <w:szCs w:val="28"/>
          </w:rPr>
          <w:t>Windows</w:t>
        </w:r>
        <w:r w:rsidR="00D82C31" w:rsidRPr="00D82C31">
          <w:rPr>
            <w:rFonts w:ascii="Times New Roman" w:hAnsi="Times New Roman" w:cs="Times New Roman"/>
            <w:sz w:val="28"/>
            <w:szCs w:val="28"/>
            <w:lang w:val="ru-RU"/>
            <w:rPrChange w:id="889" w:author="Пользователь Windows" w:date="2020-08-24T19:4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-</w:t>
        </w:r>
        <w:r w:rsidR="00D82C31">
          <w:rPr>
            <w:rFonts w:ascii="Times New Roman" w:hAnsi="Times New Roman" w:cs="Times New Roman"/>
            <w:sz w:val="28"/>
            <w:szCs w:val="28"/>
            <w:lang w:val="ru-RU"/>
          </w:rPr>
          <w:t>мшине.</w:t>
        </w:r>
      </w:ins>
    </w:p>
    <w:p w:rsidR="00AF13E7" w:rsidRPr="00AF13E7" w:rsidRDefault="00AF13E7">
      <w:pPr>
        <w:pStyle w:val="ListParagraph"/>
        <w:numPr>
          <w:ilvl w:val="0"/>
          <w:numId w:val="5"/>
        </w:numPr>
        <w:rPr>
          <w:ins w:id="890" w:author="Пользователь Windows" w:date="2020-08-09T10:02:00Z"/>
          <w:rFonts w:ascii="Times New Roman" w:hAnsi="Times New Roman" w:cs="Times New Roman"/>
          <w:sz w:val="28"/>
          <w:szCs w:val="28"/>
          <w:rPrChange w:id="891" w:author="Пользователь Windows" w:date="2020-08-09T10:02:00Z">
            <w:rPr>
              <w:ins w:id="892" w:author="Пользователь Windows" w:date="2020-08-09T10:02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  <w:pPrChange w:id="893" w:author="Пользователь Windows" w:date="2020-08-09T10:02:00Z">
          <w:pPr/>
        </w:pPrChange>
      </w:pPr>
      <w:ins w:id="894" w:author="Пользователь Windows" w:date="2020-08-09T10:02:00Z">
        <w:r>
          <w:rPr>
            <w:rFonts w:ascii="Times New Roman" w:hAnsi="Times New Roman" w:cs="Times New Roman"/>
            <w:sz w:val="28"/>
            <w:szCs w:val="28"/>
            <w:lang w:val="ru-RU"/>
          </w:rPr>
          <w:t>Открываем блокнот от имни Администратора</w:t>
        </w:r>
      </w:ins>
    </w:p>
    <w:p w:rsidR="00AF13E7" w:rsidRPr="00AF13E7" w:rsidRDefault="00AF13E7">
      <w:pPr>
        <w:pStyle w:val="ListParagraph"/>
        <w:numPr>
          <w:ilvl w:val="0"/>
          <w:numId w:val="5"/>
        </w:numPr>
        <w:rPr>
          <w:ins w:id="895" w:author="Пользователь Windows" w:date="2020-08-09T10:01:00Z"/>
          <w:rFonts w:ascii="Times New Roman" w:hAnsi="Times New Roman" w:cs="Times New Roman"/>
          <w:sz w:val="28"/>
          <w:szCs w:val="28"/>
          <w:rPrChange w:id="896" w:author="Пользователь Windows" w:date="2020-08-09T10:04:00Z">
            <w:rPr>
              <w:ins w:id="897" w:author="Пользователь Windows" w:date="2020-08-09T10:01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  <w:pPrChange w:id="898" w:author="Пользователь Windows" w:date="2020-08-09T10:04:00Z">
          <w:pPr/>
        </w:pPrChange>
      </w:pPr>
      <w:ins w:id="899" w:author="Пользователь Windows" w:date="2020-08-09T10:03:00Z">
        <w:r>
          <w:rPr>
            <w:rFonts w:ascii="Times New Roman" w:hAnsi="Times New Roman" w:cs="Times New Roman"/>
            <w:sz w:val="28"/>
            <w:szCs w:val="28"/>
            <w:lang w:val="ru-RU"/>
          </w:rPr>
          <w:t>Открываем</w:t>
        </w:r>
        <w:r w:rsidRPr="00AF13E7">
          <w:rPr>
            <w:rFonts w:ascii="Times New Roman" w:hAnsi="Times New Roman" w:cs="Times New Roman"/>
            <w:sz w:val="28"/>
            <w:szCs w:val="28"/>
            <w:rPrChange w:id="900" w:author="Пользователь Windows" w:date="2020-08-09T10:04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901" w:author="Пользователь Windows" w:date="2020-08-15T17:34:00Z">
        <w:r w:rsidR="00F619E5">
          <w:rPr>
            <w:rFonts w:ascii="Times New Roman" w:hAnsi="Times New Roman" w:cs="Times New Roman"/>
            <w:sz w:val="28"/>
            <w:szCs w:val="28"/>
            <w:lang w:val="ru-RU"/>
          </w:rPr>
          <w:t>в</w:t>
        </w:r>
        <w:r w:rsidR="00F619E5" w:rsidRPr="0065595B">
          <w:rPr>
            <w:rFonts w:ascii="Times New Roman" w:hAnsi="Times New Roman" w:cs="Times New Roman"/>
            <w:sz w:val="28"/>
            <w:szCs w:val="28"/>
            <w:rPrChange w:id="902" w:author="Пользователь Windows" w:date="2020-08-15T17:40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F619E5">
          <w:rPr>
            <w:rFonts w:ascii="Times New Roman" w:hAnsi="Times New Roman" w:cs="Times New Roman"/>
            <w:sz w:val="28"/>
            <w:szCs w:val="28"/>
            <w:lang w:val="ru-RU"/>
          </w:rPr>
          <w:t>блокноте</w:t>
        </w:r>
        <w:r w:rsidR="00F619E5" w:rsidRPr="0065595B">
          <w:rPr>
            <w:rFonts w:ascii="Times New Roman" w:hAnsi="Times New Roman" w:cs="Times New Roman"/>
            <w:sz w:val="28"/>
            <w:szCs w:val="28"/>
            <w:rPrChange w:id="903" w:author="Пользователь Windows" w:date="2020-08-15T17:40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904" w:author="Пользователь Windows" w:date="2020-08-09T10:03:00Z">
        <w:r>
          <w:rPr>
            <w:rFonts w:ascii="Times New Roman" w:hAnsi="Times New Roman" w:cs="Times New Roman"/>
            <w:sz w:val="28"/>
            <w:szCs w:val="28"/>
            <w:lang w:val="ru-RU"/>
          </w:rPr>
          <w:t>файл</w:t>
        </w:r>
        <w:r w:rsidRPr="00AF13E7">
          <w:rPr>
            <w:rFonts w:ascii="Times New Roman" w:hAnsi="Times New Roman" w:cs="Times New Roman"/>
            <w:sz w:val="28"/>
            <w:szCs w:val="28"/>
            <w:rPrChange w:id="905" w:author="Пользователь Windows" w:date="2020-08-09T10:04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906" w:author="Пользователь Windows" w:date="2020-08-09T10:04:00Z">
        <w:r w:rsidRPr="00AF13E7">
          <w:rPr>
            <w:rFonts w:ascii="Times New Roman" w:hAnsi="Times New Roman" w:cs="Times New Roman"/>
            <w:sz w:val="28"/>
            <w:szCs w:val="28"/>
            <w:rPrChange w:id="907" w:author="Пользователь Windows" w:date="2020-08-09T10:04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>C:\Windows\System32\drivers\etc\</w:t>
        </w:r>
        <w:r>
          <w:rPr>
            <w:rFonts w:ascii="Times New Roman" w:hAnsi="Times New Roman" w:cs="Times New Roman"/>
            <w:sz w:val="28"/>
            <w:szCs w:val="28"/>
          </w:rPr>
          <w:t>hosts</w:t>
        </w:r>
      </w:ins>
    </w:p>
    <w:p w:rsidR="00AF13E7" w:rsidRDefault="00AF13E7">
      <w:pPr>
        <w:rPr>
          <w:ins w:id="908" w:author="Пользователь Windows" w:date="2020-08-09T10:04:00Z"/>
          <w:rFonts w:ascii="Times New Roman" w:hAnsi="Times New Roman" w:cs="Times New Roman"/>
          <w:sz w:val="28"/>
          <w:szCs w:val="28"/>
          <w:lang w:val="ru-RU"/>
        </w:rPr>
      </w:pPr>
      <w:ins w:id="909" w:author="Пользователь Windows" w:date="2020-08-09T10:01:00Z">
        <w:r>
          <w:rPr>
            <w:noProof/>
          </w:rPr>
          <w:lastRenderedPageBreak/>
          <w:drawing>
            <wp:inline distT="0" distB="0" distL="0" distR="0" wp14:anchorId="300E504C" wp14:editId="0307FA72">
              <wp:extent cx="6152515" cy="3832225"/>
              <wp:effectExtent l="0" t="0" r="635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832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13E7" w:rsidRDefault="00AF13E7">
      <w:pPr>
        <w:pStyle w:val="ListParagraph"/>
        <w:numPr>
          <w:ilvl w:val="0"/>
          <w:numId w:val="5"/>
        </w:numPr>
        <w:rPr>
          <w:ins w:id="910" w:author="Пользователь Windows" w:date="2020-08-09T10:08:00Z"/>
          <w:rFonts w:ascii="Times New Roman" w:hAnsi="Times New Roman" w:cs="Times New Roman"/>
          <w:sz w:val="28"/>
          <w:szCs w:val="28"/>
          <w:lang w:val="ru-RU"/>
        </w:rPr>
        <w:pPrChange w:id="911" w:author="Пользователь Windows" w:date="2020-08-09T10:04:00Z">
          <w:pPr/>
        </w:pPrChange>
      </w:pPr>
      <w:ins w:id="912" w:author="Пользователь Windows" w:date="2020-08-09T10:05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Вносим строку </w:t>
        </w:r>
      </w:ins>
      <w:ins w:id="913" w:author="Пользователь Windows" w:date="2020-08-09T10:08:00Z">
        <w:r>
          <w:rPr>
            <w:rFonts w:ascii="Times New Roman" w:hAnsi="Times New Roman" w:cs="Times New Roman"/>
            <w:sz w:val="28"/>
            <w:szCs w:val="28"/>
            <w:lang w:val="ru-RU"/>
          </w:rPr>
          <w:t>вида</w:t>
        </w:r>
      </w:ins>
      <w:ins w:id="914" w:author="Пользователь Windows" w:date="2020-08-09T10:09:00Z">
        <w:r w:rsidR="00207FC7">
          <w:rPr>
            <w:rFonts w:ascii="Times New Roman" w:hAnsi="Times New Roman" w:cs="Times New Roman"/>
            <w:sz w:val="28"/>
            <w:szCs w:val="28"/>
          </w:rPr>
          <w:t>:</w:t>
        </w:r>
      </w:ins>
    </w:p>
    <w:p w:rsidR="00AF13E7" w:rsidRPr="00E661D6" w:rsidRDefault="00AF13E7">
      <w:pPr>
        <w:pStyle w:val="ListParagraph"/>
        <w:rPr>
          <w:ins w:id="915" w:author="Пользователь Windows" w:date="2020-08-01T15:18:00Z"/>
          <w:rFonts w:ascii="Times New Roman" w:hAnsi="Times New Roman" w:cs="Times New Roman"/>
          <w:sz w:val="28"/>
          <w:szCs w:val="28"/>
          <w:rPrChange w:id="916" w:author="Пользователь Windows" w:date="2020-08-21T15:09:00Z">
            <w:rPr>
              <w:ins w:id="917" w:author="Пользователь Windows" w:date="2020-08-01T15:18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  <w:pPrChange w:id="918" w:author="Пользователь Windows" w:date="2020-08-09T10:08:00Z">
          <w:pPr/>
        </w:pPrChange>
      </w:pPr>
      <w:ins w:id="919" w:author="Пользователь Windows" w:date="2020-08-09T10:08:00Z">
        <w:r>
          <w:rPr>
            <w:rFonts w:ascii="Times New Roman" w:hAnsi="Times New Roman" w:cs="Times New Roman"/>
            <w:sz w:val="28"/>
            <w:szCs w:val="28"/>
          </w:rPr>
          <w:t>&lt;внешний ip-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адрес</w:t>
        </w:r>
      </w:ins>
      <w:ins w:id="920" w:author="Пользователь Windows" w:date="2020-08-09T10:09:00Z">
        <w:r>
          <w:rPr>
            <w:rFonts w:ascii="Times New Roman" w:hAnsi="Times New Roman" w:cs="Times New Roman"/>
            <w:sz w:val="28"/>
            <w:szCs w:val="28"/>
          </w:rPr>
          <w:t>&gt; &lt;hostname&gt;</w:t>
        </w:r>
      </w:ins>
      <w:ins w:id="921" w:author="Пользователь Windows" w:date="2020-08-09T10:08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</w:p>
    <w:p w:rsidR="005D3112" w:rsidRPr="00AF13E7" w:rsidRDefault="005D3112">
      <w:pPr>
        <w:rPr>
          <w:ins w:id="922" w:author="Пользователь Windows" w:date="2020-08-01T15:18:00Z"/>
          <w:rFonts w:ascii="Times New Roman" w:hAnsi="Times New Roman" w:cs="Times New Roman"/>
          <w:sz w:val="28"/>
          <w:szCs w:val="28"/>
          <w:lang w:val="ru-RU"/>
        </w:rPr>
      </w:pPr>
    </w:p>
    <w:p w:rsidR="005D3112" w:rsidRPr="00AF13E7" w:rsidRDefault="00AF13E7">
      <w:pPr>
        <w:rPr>
          <w:ins w:id="923" w:author="Пользователь Windows" w:date="2020-08-01T15:18:00Z"/>
          <w:rFonts w:ascii="Times New Roman" w:hAnsi="Times New Roman" w:cs="Times New Roman"/>
          <w:sz w:val="28"/>
          <w:szCs w:val="28"/>
          <w:lang w:val="ru-RU"/>
        </w:rPr>
      </w:pPr>
      <w:ins w:id="924" w:author="Пользователь Windows" w:date="2020-08-09T10:08:00Z">
        <w:r>
          <w:rPr>
            <w:noProof/>
          </w:rPr>
          <w:drawing>
            <wp:inline distT="0" distB="0" distL="0" distR="0" wp14:anchorId="567BB81E" wp14:editId="5E65D81F">
              <wp:extent cx="6152515" cy="1102995"/>
              <wp:effectExtent l="0" t="0" r="635" b="1905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11029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0B56" w:rsidRDefault="00210B56" w:rsidP="00210B56">
      <w:pPr>
        <w:rPr>
          <w:ins w:id="925" w:author="Пользователь Windows" w:date="2020-08-09T11:16:00Z"/>
          <w:rFonts w:ascii="Times New Roman" w:hAnsi="Times New Roman" w:cs="Times New Roman"/>
          <w:b/>
          <w:sz w:val="32"/>
          <w:szCs w:val="32"/>
          <w:lang w:val="ru-RU"/>
        </w:rPr>
      </w:pPr>
      <w:ins w:id="926" w:author="Пользователь Windows" w:date="2020-08-09T11:16:00Z">
        <w:r w:rsidRPr="006F3A97">
          <w:rPr>
            <w:rFonts w:ascii="Times New Roman" w:hAnsi="Times New Roman" w:cs="Times New Roman"/>
            <w:b/>
            <w:sz w:val="32"/>
            <w:szCs w:val="32"/>
            <w:lang w:val="ru-RU"/>
          </w:rPr>
          <w:t xml:space="preserve">Шаг </w:t>
        </w:r>
      </w:ins>
      <w:ins w:id="927" w:author="Пользователь Windows" w:date="2020-08-24T00:19:00Z">
        <w:r w:rsidR="008C36D1">
          <w:rPr>
            <w:rFonts w:ascii="Times New Roman" w:hAnsi="Times New Roman" w:cs="Times New Roman"/>
            <w:b/>
            <w:sz w:val="32"/>
            <w:szCs w:val="32"/>
            <w:lang w:val="ru-RU"/>
          </w:rPr>
          <w:t>7</w:t>
        </w:r>
      </w:ins>
      <w:ins w:id="928" w:author="Пользователь Windows" w:date="2020-08-09T11:16:00Z">
        <w:r w:rsidRPr="006F3A97">
          <w:rPr>
            <w:rFonts w:ascii="Times New Roman" w:hAnsi="Times New Roman" w:cs="Times New Roman"/>
            <w:b/>
            <w:sz w:val="32"/>
            <w:szCs w:val="32"/>
            <w:lang w:val="ru-RU"/>
          </w:rPr>
          <w:t>. Начало работы.</w:t>
        </w:r>
      </w:ins>
    </w:p>
    <w:p w:rsidR="005D3112" w:rsidDel="00210B56" w:rsidRDefault="005D3112">
      <w:pPr>
        <w:rPr>
          <w:del w:id="929" w:author="Пользователь Windows" w:date="2020-08-09T11:16:00Z"/>
          <w:rFonts w:ascii="Times New Roman" w:hAnsi="Times New Roman" w:cs="Times New Roman"/>
          <w:sz w:val="32"/>
          <w:szCs w:val="32"/>
          <w:lang w:val="ru-RU"/>
        </w:rPr>
      </w:pPr>
    </w:p>
    <w:p w:rsidR="00210B56" w:rsidRDefault="00210B56">
      <w:pPr>
        <w:rPr>
          <w:ins w:id="930" w:author="Пользователь Windows" w:date="2020-08-09T11:16:00Z"/>
          <w:rFonts w:ascii="Times New Roman" w:hAnsi="Times New Roman" w:cs="Times New Roman"/>
          <w:sz w:val="28"/>
          <w:szCs w:val="28"/>
          <w:lang w:val="ru-RU"/>
        </w:rPr>
      </w:pPr>
    </w:p>
    <w:p w:rsidR="004069FF" w:rsidRDefault="00276795">
      <w:pPr>
        <w:rPr>
          <w:rFonts w:ascii="Times New Roman" w:hAnsi="Times New Roman" w:cs="Times New Roman"/>
          <w:sz w:val="32"/>
          <w:szCs w:val="32"/>
          <w:lang w:val="ru-RU"/>
        </w:rPr>
      </w:pPr>
      <w:ins w:id="931" w:author="Пользователь Windows" w:date="2020-08-09T11:17:00Z">
        <w:r>
          <w:rPr>
            <w:rFonts w:ascii="Times New Roman" w:hAnsi="Times New Roman" w:cs="Times New Roman"/>
            <w:sz w:val="28"/>
            <w:szCs w:val="28"/>
            <w:lang w:val="ru-RU"/>
          </w:rPr>
          <w:t>Существует неск</w:t>
        </w:r>
      </w:ins>
      <w:ins w:id="932" w:author="Пользователь Windows" w:date="2020-08-09T11:35:00Z">
        <w:r w:rsidR="00E8106A">
          <w:rPr>
            <w:rFonts w:ascii="Times New Roman" w:hAnsi="Times New Roman" w:cs="Times New Roman"/>
            <w:sz w:val="28"/>
            <w:szCs w:val="28"/>
            <w:lang w:val="ru-RU"/>
          </w:rPr>
          <w:t xml:space="preserve">олько способов администрирования и разработки для </w:t>
        </w:r>
      </w:ins>
      <w:ins w:id="933" w:author="Пользователь Windows" w:date="2020-08-09T11:17:00Z">
        <w:r w:rsidR="00210B56">
          <w:rPr>
            <w:rFonts w:ascii="Times New Roman" w:hAnsi="Times New Roman" w:cs="Times New Roman"/>
            <w:sz w:val="28"/>
            <w:szCs w:val="28"/>
          </w:rPr>
          <w:t>SAP</w:t>
        </w:r>
        <w:r w:rsidR="00210B56" w:rsidRPr="00276795">
          <w:rPr>
            <w:rFonts w:ascii="Times New Roman" w:hAnsi="Times New Roman" w:cs="Times New Roman"/>
            <w:sz w:val="28"/>
            <w:szCs w:val="28"/>
            <w:lang w:val="ru-RU"/>
            <w:rPrChange w:id="934" w:author="Пользователь Windows" w:date="2020-08-09T11:1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210B56">
          <w:rPr>
            <w:rFonts w:ascii="Times New Roman" w:hAnsi="Times New Roman" w:cs="Times New Roman"/>
            <w:sz w:val="28"/>
            <w:szCs w:val="28"/>
          </w:rPr>
          <w:t>HANA</w:t>
        </w:r>
        <w:r w:rsidR="00210B56" w:rsidRPr="00276795">
          <w:rPr>
            <w:rFonts w:ascii="Times New Roman" w:hAnsi="Times New Roman" w:cs="Times New Roman"/>
            <w:sz w:val="28"/>
            <w:szCs w:val="28"/>
            <w:lang w:val="ru-RU"/>
            <w:rPrChange w:id="935" w:author="Пользователь Windows" w:date="2020-08-09T11:1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210B56">
          <w:rPr>
            <w:rFonts w:ascii="Times New Roman" w:hAnsi="Times New Roman" w:cs="Times New Roman"/>
            <w:sz w:val="28"/>
            <w:szCs w:val="28"/>
          </w:rPr>
          <w:t>XS</w:t>
        </w:r>
      </w:ins>
      <w:ins w:id="936" w:author="Пользователь Windows" w:date="2020-08-24T12:16:00Z">
        <w:r w:rsidR="000524ED">
          <w:rPr>
            <w:rFonts w:ascii="Times New Roman" w:hAnsi="Times New Roman" w:cs="Times New Roman"/>
            <w:sz w:val="28"/>
            <w:szCs w:val="28"/>
          </w:rPr>
          <w:t>A</w:t>
        </w:r>
      </w:ins>
      <w:del w:id="937" w:author="Пользователь Windows" w:date="2020-08-09T11:17:00Z">
        <w:r w:rsidR="006A2EB6" w:rsidDel="00276795">
          <w:rPr>
            <w:rFonts w:ascii="Times New Roman" w:hAnsi="Times New Roman" w:cs="Times New Roman"/>
            <w:sz w:val="32"/>
            <w:szCs w:val="32"/>
            <w:lang w:val="ru-RU"/>
          </w:rPr>
          <w:delText>Два варианта управления базой данных</w:delText>
        </w:r>
      </w:del>
    </w:p>
    <w:p w:rsidR="001D6460" w:rsidRDefault="00E8106A">
      <w:pPr>
        <w:rPr>
          <w:ins w:id="938" w:author="Пользователь Windows" w:date="2020-08-09T11:41:00Z"/>
          <w:rFonts w:ascii="Times New Roman" w:hAnsi="Times New Roman" w:cs="Times New Roman"/>
          <w:sz w:val="32"/>
          <w:szCs w:val="32"/>
          <w:lang w:val="ru-RU"/>
        </w:rPr>
      </w:pPr>
      <w:ins w:id="939" w:author="Пользователь Windows" w:date="2020-08-09T11:36:00Z">
        <w:r>
          <w:rPr>
            <w:rFonts w:ascii="Times New Roman" w:hAnsi="Times New Roman" w:cs="Times New Roman"/>
            <w:sz w:val="32"/>
            <w:szCs w:val="32"/>
            <w:lang w:val="ru-RU"/>
          </w:rPr>
          <w:t>Администрирование</w:t>
        </w:r>
      </w:ins>
      <w:del w:id="940" w:author="Пользователь Windows" w:date="2020-08-09T11:36:00Z">
        <w:r w:rsidR="006A2EB6" w:rsidDel="00E8106A">
          <w:rPr>
            <w:rFonts w:ascii="Times New Roman" w:hAnsi="Times New Roman" w:cs="Times New Roman"/>
            <w:sz w:val="32"/>
            <w:szCs w:val="32"/>
            <w:lang w:val="ru-RU"/>
          </w:rPr>
          <w:delText>Вариант 1</w:delText>
        </w:r>
      </w:del>
      <w:ins w:id="941" w:author="Пользователь Windows" w:date="2020-08-09T11:36:00Z">
        <w:r w:rsidRPr="00E8106A">
          <w:rPr>
            <w:rFonts w:ascii="Times New Roman" w:hAnsi="Times New Roman" w:cs="Times New Roman"/>
            <w:sz w:val="32"/>
            <w:szCs w:val="32"/>
            <w:lang w:val="ru-RU"/>
            <w:rPrChange w:id="942" w:author="Пользователь Windows" w:date="2020-08-09T11:3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  <w:del w:id="943" w:author="Пользователь Windows" w:date="2020-08-09T11:36:00Z">
        <w:r w:rsidR="006A2EB6" w:rsidDel="00E8106A">
          <w:rPr>
            <w:rFonts w:ascii="Times New Roman" w:hAnsi="Times New Roman" w:cs="Times New Roman"/>
            <w:sz w:val="32"/>
            <w:szCs w:val="32"/>
            <w:lang w:val="ru-RU"/>
          </w:rPr>
          <w:delText>.</w:delText>
        </w:r>
      </w:del>
      <w:r w:rsid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</w:rPr>
        <w:t>SAP</w:t>
      </w:r>
      <w:r w:rsidR="006A2EB6" w:rsidRP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</w:rPr>
        <w:t>HANA</w:t>
      </w:r>
      <w:r w:rsidR="006A2EB6" w:rsidRP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</w:rPr>
        <w:t>Cockpit</w:t>
      </w:r>
      <w:ins w:id="944" w:author="Пользователь Windows" w:date="2020-08-15T17:44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  <w:del w:id="945" w:author="Пользователь Windows" w:date="2020-08-15T17:44:00Z">
        <w:r w:rsidR="006A2EB6" w:rsidRPr="006A2EB6" w:rsidDel="0065595B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 – </w:delText>
        </w:r>
      </w:del>
      <w:del w:id="946" w:author="Пользователь Windows" w:date="2020-08-09T11:36:00Z">
        <w:r w:rsidR="006A2EB6" w:rsidDel="00E8106A">
          <w:rPr>
            <w:rFonts w:ascii="Times New Roman" w:hAnsi="Times New Roman" w:cs="Times New Roman"/>
            <w:sz w:val="32"/>
            <w:szCs w:val="32"/>
            <w:lang w:val="ru-RU"/>
          </w:rPr>
          <w:delText>именно его</w:delText>
        </w:r>
      </w:del>
      <w:ins w:id="947" w:author="Пользователь Windows" w:date="2020-08-09T11:36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 xml:space="preserve"> В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настоящее время</w:t>
        </w:r>
      </w:ins>
      <w:r w:rsid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</w:rPr>
        <w:t>SAP</w:t>
      </w:r>
      <w:r w:rsidR="006A2EB6" w:rsidRP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  <w:lang w:val="ru-RU"/>
        </w:rPr>
        <w:t xml:space="preserve">позиционирует </w:t>
      </w:r>
      <w:ins w:id="948" w:author="Пользователь Windows" w:date="2020-08-09T11:37:00Z">
        <w:r w:rsidR="0065595B" w:rsidRPr="0065595B">
          <w:rPr>
            <w:rFonts w:ascii="Times New Roman" w:hAnsi="Times New Roman" w:cs="Times New Roman"/>
            <w:sz w:val="32"/>
            <w:szCs w:val="32"/>
            <w:lang w:val="ru-RU"/>
            <w:rPrChange w:id="949" w:author="Пользователь Windows" w:date="2020-08-15T17:4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его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, </w:t>
        </w:r>
      </w:ins>
      <w:r w:rsidR="006A2EB6">
        <w:rPr>
          <w:rFonts w:ascii="Times New Roman" w:hAnsi="Times New Roman" w:cs="Times New Roman"/>
          <w:sz w:val="32"/>
          <w:szCs w:val="32"/>
          <w:lang w:val="ru-RU"/>
        </w:rPr>
        <w:t>как основной инструмент</w:t>
      </w:r>
      <w:ins w:id="950" w:author="Пользователь Windows" w:date="2020-08-09T11:38:00Z">
        <w:r w:rsidR="00781816">
          <w:rPr>
            <w:rFonts w:ascii="Times New Roman" w:hAnsi="Times New Roman" w:cs="Times New Roman"/>
            <w:sz w:val="32"/>
            <w:szCs w:val="32"/>
            <w:lang w:val="ru-RU"/>
          </w:rPr>
          <w:t xml:space="preserve"> управления базой данных.</w:t>
        </w:r>
      </w:ins>
      <w:ins w:id="951" w:author="Пользователь Windows" w:date="2020-08-09T11:44:00Z"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952" w:author="Пользователь Windows" w:date="2020-08-09T11:4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81816">
          <w:rPr>
            <w:rFonts w:ascii="Times New Roman" w:hAnsi="Times New Roman" w:cs="Times New Roman"/>
            <w:sz w:val="32"/>
            <w:szCs w:val="32"/>
            <w:lang w:val="ru-RU"/>
          </w:rPr>
          <w:t>Т</w:t>
        </w:r>
      </w:ins>
      <w:ins w:id="953" w:author="Пользователь Windows" w:date="2020-08-09T11:45:00Z">
        <w:r w:rsidR="00781816">
          <w:rPr>
            <w:rFonts w:ascii="Times New Roman" w:hAnsi="Times New Roman" w:cs="Times New Roman"/>
            <w:sz w:val="32"/>
            <w:szCs w:val="32"/>
            <w:lang w:val="ru-RU"/>
          </w:rPr>
          <w:t>акже возможно управление базой данных из</w:t>
        </w:r>
      </w:ins>
      <w:ins w:id="954" w:author="Пользователь Windows" w:date="2020-08-09T11:38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955" w:author="Пользователь Windows" w:date="2020-08-09T11:39:00Z">
        <w:r>
          <w:rPr>
            <w:rFonts w:ascii="Times New Roman" w:hAnsi="Times New Roman" w:cs="Times New Roman"/>
            <w:sz w:val="32"/>
            <w:szCs w:val="32"/>
          </w:rPr>
          <w:t>Eclipse</w:t>
        </w:r>
        <w:r w:rsidRPr="00E8106A">
          <w:rPr>
            <w:rFonts w:ascii="Times New Roman" w:hAnsi="Times New Roman" w:cs="Times New Roman"/>
            <w:sz w:val="32"/>
            <w:szCs w:val="32"/>
            <w:lang w:val="ru-RU"/>
            <w:rPrChange w:id="956" w:author="Пользователь Windows" w:date="2020-08-09T11:39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957" w:author="Пользователь Windows" w:date="2020-08-09T11:40:00Z">
        <w:r w:rsidR="00BC10B3">
          <w:rPr>
            <w:rFonts w:ascii="Times New Roman" w:hAnsi="Times New Roman" w:cs="Times New Roman"/>
            <w:sz w:val="32"/>
            <w:szCs w:val="32"/>
            <w:lang w:val="ru-RU"/>
          </w:rPr>
          <w:t>(</w:t>
        </w:r>
      </w:ins>
      <w:ins w:id="958" w:author="Пользователь Windows" w:date="2020-08-09T11:41:00Z">
        <w:r w:rsidR="001D6460">
          <w:rPr>
            <w:rFonts w:ascii="Times New Roman" w:hAnsi="Times New Roman" w:cs="Times New Roman"/>
            <w:sz w:val="32"/>
            <w:szCs w:val="32"/>
            <w:lang w:val="ru-RU"/>
          </w:rPr>
          <w:t xml:space="preserve">Перспектива – </w:t>
        </w:r>
        <w:r w:rsidR="001D6460">
          <w:rPr>
            <w:rFonts w:ascii="Times New Roman" w:hAnsi="Times New Roman" w:cs="Times New Roman"/>
            <w:sz w:val="32"/>
            <w:szCs w:val="32"/>
          </w:rPr>
          <w:t>SAP</w:t>
        </w:r>
        <w:r w:rsidR="001D6460" w:rsidRPr="001D6460">
          <w:rPr>
            <w:rFonts w:ascii="Times New Roman" w:hAnsi="Times New Roman" w:cs="Times New Roman"/>
            <w:sz w:val="32"/>
            <w:szCs w:val="32"/>
            <w:lang w:val="ru-RU"/>
            <w:rPrChange w:id="959" w:author="Пользователь Windows" w:date="2020-08-09T11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1D6460">
          <w:rPr>
            <w:rFonts w:ascii="Times New Roman" w:hAnsi="Times New Roman" w:cs="Times New Roman"/>
            <w:sz w:val="32"/>
            <w:szCs w:val="32"/>
          </w:rPr>
          <w:t>HANA</w:t>
        </w:r>
        <w:r w:rsidR="001D6460" w:rsidRPr="001D6460">
          <w:rPr>
            <w:rFonts w:ascii="Times New Roman" w:hAnsi="Times New Roman" w:cs="Times New Roman"/>
            <w:sz w:val="32"/>
            <w:szCs w:val="32"/>
            <w:lang w:val="ru-RU"/>
            <w:rPrChange w:id="960" w:author="Пользователь Windows" w:date="2020-08-09T11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1D6460">
          <w:rPr>
            <w:rFonts w:ascii="Times New Roman" w:hAnsi="Times New Roman" w:cs="Times New Roman"/>
            <w:sz w:val="32"/>
            <w:szCs w:val="32"/>
          </w:rPr>
          <w:t>Administration</w:t>
        </w:r>
        <w:r w:rsidR="001D6460" w:rsidRPr="001D6460">
          <w:rPr>
            <w:rFonts w:ascii="Times New Roman" w:hAnsi="Times New Roman" w:cs="Times New Roman"/>
            <w:sz w:val="32"/>
            <w:szCs w:val="32"/>
            <w:lang w:val="ru-RU"/>
            <w:rPrChange w:id="961" w:author="Пользователь Windows" w:date="2020-08-09T11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1D6460">
          <w:rPr>
            <w:rFonts w:ascii="Times New Roman" w:hAnsi="Times New Roman" w:cs="Times New Roman"/>
            <w:sz w:val="32"/>
            <w:szCs w:val="32"/>
          </w:rPr>
          <w:t>Console</w:t>
        </w:r>
      </w:ins>
      <w:ins w:id="962" w:author="Пользователь Windows" w:date="2020-08-09T11:40:00Z">
        <w:r w:rsidR="00BC10B3">
          <w:rPr>
            <w:rFonts w:ascii="Times New Roman" w:hAnsi="Times New Roman" w:cs="Times New Roman"/>
            <w:sz w:val="32"/>
            <w:szCs w:val="32"/>
            <w:lang w:val="ru-RU"/>
          </w:rPr>
          <w:t>)</w:t>
        </w:r>
      </w:ins>
    </w:p>
    <w:p w:rsidR="001D6460" w:rsidRPr="00E8106A" w:rsidRDefault="0026118D">
      <w:pPr>
        <w:rPr>
          <w:rFonts w:ascii="Times New Roman" w:hAnsi="Times New Roman" w:cs="Times New Roman"/>
          <w:sz w:val="32"/>
          <w:szCs w:val="32"/>
          <w:lang w:val="ru-RU"/>
        </w:rPr>
      </w:pPr>
      <w:ins w:id="963" w:author="Пользователь Windows" w:date="2020-08-09T11:42:00Z">
        <w:r>
          <w:rPr>
            <w:noProof/>
          </w:rPr>
          <w:lastRenderedPageBreak/>
          <w:drawing>
            <wp:inline distT="0" distB="0" distL="0" distR="0" wp14:anchorId="066F4C18" wp14:editId="76C6E8A4">
              <wp:extent cx="3810000" cy="4762500"/>
              <wp:effectExtent l="0" t="0" r="0" b="0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00" cy="476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911ED" w:rsidRPr="00B911ED" w:rsidRDefault="006A2EB6">
      <w:pPr>
        <w:rPr>
          <w:ins w:id="964" w:author="Пользователь Windows" w:date="2020-08-10T01:55:00Z"/>
          <w:rFonts w:ascii="Times New Roman" w:hAnsi="Times New Roman" w:cs="Times New Roman"/>
          <w:sz w:val="32"/>
          <w:szCs w:val="32"/>
          <w:lang w:val="ru-RU"/>
        </w:rPr>
      </w:pPr>
      <w:del w:id="965" w:author="Пользователь Windows" w:date="2020-08-09T11:40:00Z">
        <w:r w:rsidDel="00BC10B3">
          <w:rPr>
            <w:rFonts w:ascii="Times New Roman" w:hAnsi="Times New Roman" w:cs="Times New Roman"/>
            <w:sz w:val="32"/>
            <w:szCs w:val="32"/>
            <w:lang w:val="ru-RU"/>
          </w:rPr>
          <w:delText>Вариант 2</w:delText>
        </w:r>
      </w:del>
      <w:ins w:id="966" w:author="Пользователь Windows" w:date="2020-08-09T11:40:00Z">
        <w:r w:rsidR="00BC10B3">
          <w:rPr>
            <w:rFonts w:ascii="Times New Roman" w:hAnsi="Times New Roman" w:cs="Times New Roman"/>
            <w:sz w:val="32"/>
            <w:szCs w:val="32"/>
            <w:lang w:val="ru-RU"/>
          </w:rPr>
          <w:t>Разработка</w:t>
        </w:r>
      </w:ins>
      <w:del w:id="967" w:author="Пользователь Windows" w:date="2020-08-09T11:41:00Z">
        <w:r w:rsidDel="001D6460">
          <w:rPr>
            <w:rFonts w:ascii="Times New Roman" w:hAnsi="Times New Roman" w:cs="Times New Roman"/>
            <w:sz w:val="32"/>
            <w:szCs w:val="32"/>
            <w:lang w:val="ru-RU"/>
          </w:rPr>
          <w:delText>.</w:delText>
        </w:r>
      </w:del>
      <w:ins w:id="968" w:author="Пользователь Windows" w:date="2020-08-09T11:42:00Z"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969" w:author="Пользователь Windows" w:date="2020-08-09T11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: </w:t>
        </w:r>
      </w:ins>
      <w:ins w:id="970" w:author="Пользователь Windows" w:date="2020-08-15T17:46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 xml:space="preserve">Через веб-интерфейс, через инструмент </w:t>
        </w:r>
      </w:ins>
      <w:ins w:id="971" w:author="Пользователь Windows" w:date="2020-08-09T11:45:00Z">
        <w:r w:rsidR="00781816">
          <w:rPr>
            <w:rFonts w:ascii="Times New Roman" w:hAnsi="Times New Roman" w:cs="Times New Roman"/>
            <w:sz w:val="32"/>
            <w:szCs w:val="32"/>
          </w:rPr>
          <w:t>SAP</w:t>
        </w:r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972" w:author="Пользователь Windows" w:date="2020-08-09T11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81816">
          <w:rPr>
            <w:rFonts w:ascii="Times New Roman" w:hAnsi="Times New Roman" w:cs="Times New Roman"/>
            <w:sz w:val="32"/>
            <w:szCs w:val="32"/>
          </w:rPr>
          <w:t>Web</w:t>
        </w:r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973" w:author="Пользователь Windows" w:date="2020-08-09T11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81816">
          <w:rPr>
            <w:rFonts w:ascii="Times New Roman" w:hAnsi="Times New Roman" w:cs="Times New Roman"/>
            <w:sz w:val="32"/>
            <w:szCs w:val="32"/>
          </w:rPr>
          <w:t>IDE</w:t>
        </w:r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974" w:author="Пользователь Windows" w:date="2020-08-09T11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975" w:author="Пользователь Windows" w:date="2020-08-09T11:46:00Z">
        <w:r w:rsidR="00781816">
          <w:rPr>
            <w:rFonts w:ascii="Times New Roman" w:hAnsi="Times New Roman" w:cs="Times New Roman"/>
            <w:sz w:val="32"/>
            <w:szCs w:val="32"/>
            <w:lang w:val="ru-RU"/>
          </w:rPr>
          <w:t>и</w:t>
        </w:r>
      </w:ins>
      <w:ins w:id="976" w:author="Пользователь Windows" w:date="2020-08-15T17:46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>ли через</w:t>
        </w:r>
      </w:ins>
      <w:del w:id="977" w:author="Пользователь Windows" w:date="2020-08-09T11:42:00Z">
        <w:r w:rsidDel="00781816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 </w:delText>
        </w:r>
      </w:del>
      <w:ins w:id="978" w:author="Пользователь Windows" w:date="2020-08-09T11:53:00Z"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979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r>
        <w:rPr>
          <w:rFonts w:ascii="Times New Roman" w:hAnsi="Times New Roman" w:cs="Times New Roman"/>
          <w:sz w:val="32"/>
          <w:szCs w:val="32"/>
        </w:rPr>
        <w:t>Eclipse</w:t>
      </w:r>
      <w:r w:rsidRPr="00160E79">
        <w:rPr>
          <w:rFonts w:ascii="Times New Roman" w:hAnsi="Times New Roman" w:cs="Times New Roman"/>
          <w:sz w:val="32"/>
          <w:szCs w:val="32"/>
          <w:lang w:val="ru-RU"/>
          <w:rPrChange w:id="980" w:author="Пользователь Windows" w:date="2020-08-01T09:35:00Z">
            <w:rPr>
              <w:rFonts w:ascii="Times New Roman" w:hAnsi="Times New Roman" w:cs="Times New Roman"/>
              <w:sz w:val="32"/>
              <w:szCs w:val="32"/>
            </w:rPr>
          </w:rPrChange>
        </w:rPr>
        <w:t xml:space="preserve"> </w:t>
      </w:r>
      <w:ins w:id="981" w:author="Пользователь Windows" w:date="2020-08-09T11:53:00Z"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982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(</w:t>
        </w:r>
        <w:r w:rsidR="009C5036">
          <w:rPr>
            <w:rFonts w:ascii="Times New Roman" w:hAnsi="Times New Roman" w:cs="Times New Roman"/>
            <w:sz w:val="32"/>
            <w:szCs w:val="32"/>
            <w:lang w:val="ru-RU"/>
          </w:rPr>
          <w:t xml:space="preserve">Перспектива – </w:t>
        </w:r>
        <w:r w:rsidR="009C5036">
          <w:rPr>
            <w:rFonts w:ascii="Times New Roman" w:hAnsi="Times New Roman" w:cs="Times New Roman"/>
            <w:sz w:val="32"/>
            <w:szCs w:val="32"/>
          </w:rPr>
          <w:t>SAP</w:t>
        </w:r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983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9C5036">
          <w:rPr>
            <w:rFonts w:ascii="Times New Roman" w:hAnsi="Times New Roman" w:cs="Times New Roman"/>
            <w:sz w:val="32"/>
            <w:szCs w:val="32"/>
          </w:rPr>
          <w:t>HANA</w:t>
        </w:r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984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9C5036">
          <w:rPr>
            <w:rFonts w:ascii="Times New Roman" w:hAnsi="Times New Roman" w:cs="Times New Roman"/>
            <w:sz w:val="32"/>
            <w:szCs w:val="32"/>
          </w:rPr>
          <w:t>Development</w:t>
        </w:r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985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)</w:t>
        </w:r>
      </w:ins>
    </w:p>
    <w:p w:rsidR="00B911ED" w:rsidRDefault="00B911ED">
      <w:pPr>
        <w:rPr>
          <w:ins w:id="986" w:author="Пользователь Windows" w:date="2020-08-09T11:53:00Z"/>
          <w:rFonts w:ascii="Times New Roman" w:hAnsi="Times New Roman" w:cs="Times New Roman"/>
          <w:sz w:val="32"/>
          <w:szCs w:val="32"/>
          <w:lang w:val="ru-RU"/>
        </w:rPr>
      </w:pPr>
    </w:p>
    <w:p w:rsidR="009C5036" w:rsidRDefault="009C5036">
      <w:pPr>
        <w:rPr>
          <w:ins w:id="987" w:author="Пользователь Windows" w:date="2020-08-09T12:12:00Z"/>
          <w:rFonts w:ascii="Times New Roman" w:hAnsi="Times New Roman" w:cs="Times New Roman"/>
          <w:sz w:val="32"/>
          <w:szCs w:val="32"/>
          <w:lang w:val="ru-RU"/>
        </w:rPr>
      </w:pPr>
      <w:ins w:id="988" w:author="Пользователь Windows" w:date="2020-08-09T11:53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Посколько </w:t>
        </w:r>
        <w:r>
          <w:rPr>
            <w:rFonts w:ascii="Times New Roman" w:hAnsi="Times New Roman" w:cs="Times New Roman"/>
            <w:sz w:val="32"/>
            <w:szCs w:val="32"/>
          </w:rPr>
          <w:t>HANA</w:t>
        </w:r>
        <w:r w:rsidRPr="00847518">
          <w:rPr>
            <w:rFonts w:ascii="Times New Roman" w:hAnsi="Times New Roman" w:cs="Times New Roman"/>
            <w:sz w:val="32"/>
            <w:szCs w:val="32"/>
            <w:lang w:val="ru-RU"/>
            <w:rPrChange w:id="989" w:author="Пользователь Windows" w:date="2020-08-09T12:1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</w:rPr>
          <w:t>Cockpit</w:t>
        </w:r>
        <w:r w:rsidRPr="00847518">
          <w:rPr>
            <w:rFonts w:ascii="Times New Roman" w:hAnsi="Times New Roman" w:cs="Times New Roman"/>
            <w:sz w:val="32"/>
            <w:szCs w:val="32"/>
            <w:lang w:val="ru-RU"/>
            <w:rPrChange w:id="990" w:author="Пользователь Windows" w:date="2020-08-09T12:1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991" w:author="Пользователь Windows" w:date="2020-08-09T11:54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и </w:t>
        </w:r>
      </w:ins>
      <w:ins w:id="992" w:author="Пользователь Windows" w:date="2020-08-09T12:10:00Z">
        <w:r w:rsidR="00847518">
          <w:rPr>
            <w:rFonts w:ascii="Times New Roman" w:hAnsi="Times New Roman" w:cs="Times New Roman"/>
            <w:sz w:val="32"/>
            <w:szCs w:val="32"/>
          </w:rPr>
          <w:t>Web</w:t>
        </w:r>
        <w:r w:rsidR="00847518" w:rsidRPr="00847518">
          <w:rPr>
            <w:rFonts w:ascii="Times New Roman" w:hAnsi="Times New Roman" w:cs="Times New Roman"/>
            <w:sz w:val="32"/>
            <w:szCs w:val="32"/>
            <w:lang w:val="ru-RU"/>
            <w:rPrChange w:id="993" w:author="Пользователь Windows" w:date="2020-08-09T12:1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847518">
          <w:rPr>
            <w:rFonts w:ascii="Times New Roman" w:hAnsi="Times New Roman" w:cs="Times New Roman"/>
            <w:sz w:val="32"/>
            <w:szCs w:val="32"/>
          </w:rPr>
          <w:t>IDE</w:t>
        </w:r>
        <w:r w:rsidR="00847518" w:rsidRPr="00847518">
          <w:rPr>
            <w:rFonts w:ascii="Times New Roman" w:hAnsi="Times New Roman" w:cs="Times New Roman"/>
            <w:sz w:val="32"/>
            <w:szCs w:val="32"/>
            <w:lang w:val="ru-RU"/>
            <w:rPrChange w:id="994" w:author="Пользователь Windows" w:date="2020-08-09T12:1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995" w:author="Пользователь Windows" w:date="2020-08-09T12:12:00Z">
        <w:r w:rsidR="00AF6646">
          <w:rPr>
            <w:rFonts w:ascii="Times New Roman" w:hAnsi="Times New Roman" w:cs="Times New Roman"/>
            <w:sz w:val="32"/>
            <w:szCs w:val="32"/>
            <w:lang w:val="ru-RU"/>
          </w:rPr>
          <w:t>были установлены во время процесса инсталляции именно их</w:t>
        </w:r>
      </w:ins>
      <w:ins w:id="996" w:author="Пользователь Windows" w:date="2020-08-15T17:47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 xml:space="preserve"> как средства управления и администрирования мы и будем рассматривать</w:t>
        </w:r>
      </w:ins>
      <w:ins w:id="997" w:author="Пользователь Windows" w:date="2020-08-09T12:12:00Z">
        <w:r w:rsidR="00AF6646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</w:p>
    <w:p w:rsidR="0079204A" w:rsidRPr="00980D8A" w:rsidRDefault="0079204A" w:rsidP="00AF6646">
      <w:pPr>
        <w:rPr>
          <w:ins w:id="998" w:author="Пользователь Windows" w:date="2020-08-09T17:16:00Z"/>
          <w:rFonts w:ascii="Times New Roman" w:hAnsi="Times New Roman" w:cs="Times New Roman"/>
          <w:sz w:val="32"/>
          <w:szCs w:val="32"/>
          <w:lang w:val="ru-RU"/>
          <w:rPrChange w:id="999" w:author="Пользователь Windows" w:date="2020-08-15T17:15:00Z">
            <w:rPr>
              <w:ins w:id="1000" w:author="Пользователь Windows" w:date="2020-08-09T17:16:00Z"/>
              <w:rFonts w:ascii="Times New Roman" w:hAnsi="Times New Roman" w:cs="Times New Roman"/>
              <w:sz w:val="32"/>
              <w:szCs w:val="32"/>
            </w:rPr>
          </w:rPrChange>
        </w:rPr>
      </w:pPr>
    </w:p>
    <w:p w:rsidR="00346032" w:rsidRDefault="0079204A" w:rsidP="00AF6646">
      <w:pPr>
        <w:rPr>
          <w:ins w:id="1001" w:author="Пользователь Windows" w:date="2020-08-15T17:47:00Z"/>
          <w:rFonts w:ascii="Courier New" w:eastAsia="Times New Roman" w:hAnsi="Courier New" w:cs="Courier New"/>
          <w:color w:val="444444"/>
          <w:sz w:val="20"/>
          <w:szCs w:val="20"/>
          <w:lang w:val="ru-RU"/>
        </w:rPr>
      </w:pPr>
      <w:ins w:id="1002" w:author="Пользователь Windows" w:date="2020-08-09T17:16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Получим </w:t>
        </w:r>
      </w:ins>
      <w:ins w:id="1003" w:author="Пользователь Windows" w:date="2020-08-09T17:17:00Z">
        <w:r>
          <w:rPr>
            <w:rFonts w:ascii="Times New Roman" w:hAnsi="Times New Roman" w:cs="Times New Roman"/>
            <w:sz w:val="32"/>
            <w:szCs w:val="32"/>
          </w:rPr>
          <w:t>url</w:t>
        </w:r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04" w:author="Пользователь Windows" w:date="2020-08-09T17:1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для интересующих нас приложений </w:t>
        </w:r>
      </w:ins>
      <w:ins w:id="1005" w:author="Пользователь Windows" w:date="2020-08-10T01:57:00Z">
        <w:r w:rsidR="00B911ED">
          <w:rPr>
            <w:rFonts w:ascii="Courier New" w:hAnsi="Courier New" w:cs="Courier New"/>
            <w:shd w:val="clear" w:color="auto" w:fill="FFFFFF"/>
          </w:rPr>
          <w:t>xsa</w:t>
        </w:r>
        <w:r w:rsidR="00B911ED" w:rsidRPr="00B911ED">
          <w:rPr>
            <w:rFonts w:ascii="Courier New" w:hAnsi="Courier New" w:cs="Courier New"/>
            <w:shd w:val="clear" w:color="auto" w:fill="FFFFFF"/>
            <w:lang w:val="ru-RU"/>
            <w:rPrChange w:id="1006" w:author="Пользователь Windows" w:date="2020-08-10T01:57:00Z">
              <w:rPr>
                <w:rFonts w:ascii="Courier New" w:hAnsi="Courier New" w:cs="Courier New"/>
                <w:shd w:val="clear" w:color="auto" w:fill="FFFFFF"/>
              </w:rPr>
            </w:rPrChange>
          </w:rPr>
          <w:t>-</w:t>
        </w:r>
        <w:r w:rsidR="00B911ED">
          <w:rPr>
            <w:rFonts w:ascii="Courier New" w:hAnsi="Courier New" w:cs="Courier New"/>
            <w:shd w:val="clear" w:color="auto" w:fill="FFFFFF"/>
          </w:rPr>
          <w:t>cockpit</w:t>
        </w:r>
        <w:r w:rsidR="00B911ED" w:rsidRPr="00B911ED">
          <w:rPr>
            <w:rFonts w:ascii="Courier New" w:hAnsi="Courier New" w:cs="Courier New"/>
            <w:shd w:val="clear" w:color="auto" w:fill="FFFFFF"/>
            <w:lang w:val="ru-RU"/>
            <w:rPrChange w:id="1007" w:author="Пользователь Windows" w:date="2020-08-10T01:57:00Z">
              <w:rPr>
                <w:rFonts w:ascii="Courier New" w:hAnsi="Courier New" w:cs="Courier New"/>
                <w:shd w:val="clear" w:color="auto" w:fill="FFFFFF"/>
              </w:rPr>
            </w:rPrChange>
          </w:rPr>
          <w:t xml:space="preserve">, </w:t>
        </w:r>
      </w:ins>
      <w:ins w:id="1008" w:author="Пользователь Windows" w:date="2020-08-09T14:21:00Z">
        <w:r w:rsidR="00346032">
          <w:rPr>
            <w:rFonts w:ascii="Courier New" w:eastAsia="Times New Roman" w:hAnsi="Courier New" w:cs="Courier New"/>
            <w:color w:val="444444"/>
            <w:sz w:val="20"/>
            <w:szCs w:val="20"/>
          </w:rPr>
          <w:t>webide</w:t>
        </w:r>
      </w:ins>
      <w:ins w:id="1009" w:author="Пользователь Windows" w:date="2020-08-09T17:17:00Z">
        <w:r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</w:rPr>
          <w:t xml:space="preserve"> и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010" w:author="Пользователь Windows" w:date="2020-08-09T14:20:00Z">
        <w:r w:rsidR="00346032">
          <w:rPr>
            <w:rFonts w:ascii="Courier New" w:eastAsia="Times New Roman" w:hAnsi="Courier New" w:cs="Courier New"/>
            <w:color w:val="444444"/>
            <w:sz w:val="20"/>
            <w:szCs w:val="20"/>
          </w:rPr>
          <w:t>cockpit</w:t>
        </w:r>
        <w:r w:rsidR="00346032" w:rsidRPr="0079204A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1011" w:author="Пользователь Windows" w:date="2020-08-09T17:16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-</w:t>
        </w:r>
        <w:r w:rsidR="00346032">
          <w:rPr>
            <w:rFonts w:ascii="Courier New" w:eastAsia="Times New Roman" w:hAnsi="Courier New" w:cs="Courier New"/>
            <w:color w:val="444444"/>
            <w:sz w:val="20"/>
            <w:szCs w:val="20"/>
          </w:rPr>
          <w:t>web</w:t>
        </w:r>
        <w:r w:rsidR="00346032" w:rsidRPr="0079204A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1012" w:author="Пользователь Windows" w:date="2020-08-09T17:16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-</w:t>
        </w:r>
        <w:r w:rsidR="00346032">
          <w:rPr>
            <w:rFonts w:ascii="Courier New" w:eastAsia="Times New Roman" w:hAnsi="Courier New" w:cs="Courier New"/>
            <w:color w:val="444444"/>
            <w:sz w:val="20"/>
            <w:szCs w:val="20"/>
          </w:rPr>
          <w:t>app</w:t>
        </w:r>
      </w:ins>
      <w:ins w:id="1013" w:author="Пользователь Windows" w:date="2020-08-09T17:17:00Z">
        <w:r w:rsidRPr="0079204A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1014" w:author="Пользователь Windows" w:date="2020-08-09T17:17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:</w:t>
        </w:r>
      </w:ins>
    </w:p>
    <w:p w:rsidR="0065595B" w:rsidRDefault="0065595B" w:rsidP="00AF6646">
      <w:pPr>
        <w:rPr>
          <w:ins w:id="1015" w:author="Пользователь Windows" w:date="2020-08-15T17:47:00Z"/>
          <w:rFonts w:ascii="Courier New" w:eastAsia="Times New Roman" w:hAnsi="Courier New" w:cs="Courier New"/>
          <w:color w:val="444444"/>
          <w:sz w:val="20"/>
          <w:szCs w:val="20"/>
          <w:lang w:val="ru-RU"/>
        </w:rPr>
      </w:pPr>
    </w:p>
    <w:p w:rsidR="0065595B" w:rsidRPr="0065595B" w:rsidRDefault="00761728" w:rsidP="00AF6646">
      <w:pPr>
        <w:rPr>
          <w:ins w:id="1016" w:author="Пользователь Windows" w:date="2020-08-10T01:56:00Z"/>
          <w:rFonts w:ascii="Courier New" w:eastAsia="Times New Roman" w:hAnsi="Courier New" w:cs="Courier New"/>
          <w:color w:val="444444"/>
          <w:sz w:val="20"/>
          <w:szCs w:val="20"/>
          <w:rPrChange w:id="1017" w:author="Пользователь Windows" w:date="2020-08-15T17:47:00Z">
            <w:rPr>
              <w:ins w:id="1018" w:author="Пользователь Windows" w:date="2020-08-10T01:56:00Z"/>
              <w:rFonts w:ascii="Courier New" w:eastAsia="Times New Roman" w:hAnsi="Courier New" w:cs="Courier New"/>
              <w:color w:val="444444"/>
              <w:sz w:val="20"/>
              <w:szCs w:val="20"/>
              <w:lang w:val="ru-RU"/>
            </w:rPr>
          </w:rPrChange>
        </w:rPr>
      </w:pPr>
      <w:ins w:id="1019" w:author="Пользователь Windows" w:date="2020-08-15T18:40:00Z">
        <w:r>
          <w:rPr>
            <w:noProof/>
          </w:rPr>
          <w:lastRenderedPageBreak/>
          <w:drawing>
            <wp:inline distT="0" distB="0" distL="0" distR="0" wp14:anchorId="0FCA2C46" wp14:editId="09D75E8D">
              <wp:extent cx="6152515" cy="1397635"/>
              <wp:effectExtent l="0" t="0" r="635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1397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911ED" w:rsidRDefault="00B911ED" w:rsidP="00AF6646">
      <w:pPr>
        <w:rPr>
          <w:ins w:id="1020" w:author="Пользователь Windows" w:date="2020-08-10T01:56:00Z"/>
          <w:rFonts w:ascii="Courier New" w:eastAsia="Times New Roman" w:hAnsi="Courier New" w:cs="Courier New"/>
          <w:color w:val="444444"/>
          <w:sz w:val="20"/>
          <w:szCs w:val="20"/>
          <w:lang w:val="ru-RU"/>
        </w:rPr>
      </w:pPr>
    </w:p>
    <w:p w:rsidR="00B911ED" w:rsidRPr="00B911ED" w:rsidRDefault="00B911ED" w:rsidP="00B911ED">
      <w:pPr>
        <w:rPr>
          <w:ins w:id="1021" w:author="Пользователь Windows" w:date="2020-08-09T17:17:00Z"/>
          <w:rFonts w:ascii="Courier New" w:hAnsi="Courier New" w:cs="Courier New"/>
          <w:shd w:val="clear" w:color="auto" w:fill="FFFFFF"/>
          <w:rPrChange w:id="1022" w:author="Пользователь Windows" w:date="2020-08-10T01:56:00Z">
            <w:rPr>
              <w:ins w:id="1023" w:author="Пользователь Windows" w:date="2020-08-09T17:17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ins w:id="1024" w:author="Пользователь Windows" w:date="2020-08-10T01:56:00Z">
        <w:r>
          <w:rPr>
            <w:rFonts w:ascii="Courier New" w:hAnsi="Courier New" w:cs="Courier New"/>
            <w:shd w:val="clear" w:color="auto" w:fill="FFFFFF"/>
          </w:rPr>
          <w:t xml:space="preserve">xs app </w:t>
        </w:r>
        <w:r w:rsidRPr="00B911ED">
          <w:rPr>
            <w:rFonts w:ascii="Courier New" w:hAnsi="Courier New" w:cs="Courier New"/>
            <w:shd w:val="clear" w:color="auto" w:fill="FFFFFF"/>
          </w:rPr>
          <w:t xml:space="preserve">xsa-cockpit </w:t>
        </w:r>
      </w:ins>
      <w:ins w:id="1025" w:author="Пользователь Windows" w:date="2020-08-10T01:58:00Z">
        <w:r w:rsidR="001D694D">
          <w:rPr>
            <w:rFonts w:ascii="Courier New" w:hAnsi="Courier New" w:cs="Courier New"/>
            <w:shd w:val="clear" w:color="auto" w:fill="FFFFFF"/>
          </w:rPr>
          <w:t>--</w:t>
        </w:r>
      </w:ins>
      <w:ins w:id="1026" w:author="Пользователь Windows" w:date="2020-08-10T01:56:00Z">
        <w:r>
          <w:rPr>
            <w:rFonts w:ascii="Courier New" w:hAnsi="Courier New" w:cs="Courier New"/>
            <w:shd w:val="clear" w:color="auto" w:fill="FFFFFF"/>
          </w:rPr>
          <w:t>urls</w:t>
        </w:r>
      </w:ins>
    </w:p>
    <w:p w:rsidR="0079204A" w:rsidRDefault="0079204A" w:rsidP="00AF6646">
      <w:pPr>
        <w:rPr>
          <w:ins w:id="1027" w:author="Пользователь Windows" w:date="2020-08-09T17:17:00Z"/>
          <w:rFonts w:ascii="Courier New" w:hAnsi="Courier New" w:cs="Courier New"/>
          <w:shd w:val="clear" w:color="auto" w:fill="FFFFFF"/>
        </w:rPr>
      </w:pPr>
      <w:ins w:id="1028" w:author="Пользователь Windows" w:date="2020-08-09T17:17:00Z">
        <w:r>
          <w:rPr>
            <w:rFonts w:ascii="Courier New" w:hAnsi="Courier New" w:cs="Courier New"/>
            <w:shd w:val="clear" w:color="auto" w:fill="FFFFFF"/>
          </w:rPr>
          <w:t xml:space="preserve">xs app webide </w:t>
        </w:r>
        <w:r w:rsidR="001D694D">
          <w:rPr>
            <w:rFonts w:ascii="Courier New" w:hAnsi="Courier New" w:cs="Courier New"/>
            <w:shd w:val="clear" w:color="auto" w:fill="FFFFFF"/>
          </w:rPr>
          <w:t>--</w:t>
        </w:r>
        <w:r>
          <w:rPr>
            <w:rFonts w:ascii="Courier New" w:hAnsi="Courier New" w:cs="Courier New"/>
            <w:shd w:val="clear" w:color="auto" w:fill="FFFFFF"/>
          </w:rPr>
          <w:t>urls</w:t>
        </w:r>
      </w:ins>
    </w:p>
    <w:p w:rsidR="0079204A" w:rsidRDefault="0079204A" w:rsidP="0079204A">
      <w:pPr>
        <w:rPr>
          <w:ins w:id="1029" w:author="Пользователь Windows" w:date="2020-08-09T17:17:00Z"/>
          <w:rFonts w:ascii="Courier New" w:hAnsi="Courier New" w:cs="Courier New"/>
          <w:shd w:val="clear" w:color="auto" w:fill="FFFFFF"/>
        </w:rPr>
      </w:pPr>
      <w:ins w:id="1030" w:author="Пользователь Windows" w:date="2020-08-09T17:17:00Z">
        <w:r>
          <w:rPr>
            <w:rFonts w:ascii="Courier New" w:hAnsi="Courier New" w:cs="Courier New"/>
            <w:shd w:val="clear" w:color="auto" w:fill="FFFFFF"/>
          </w:rPr>
          <w:t xml:space="preserve">xs app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cockpit</w:t>
        </w:r>
        <w:r w:rsidRPr="0079204A">
          <w:rPr>
            <w:rFonts w:ascii="Courier New" w:eastAsia="Times New Roman" w:hAnsi="Courier New" w:cs="Courier New"/>
            <w:color w:val="444444"/>
            <w:sz w:val="20"/>
            <w:szCs w:val="20"/>
            <w:rPrChange w:id="1031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>-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web</w:t>
        </w:r>
        <w:r w:rsidRPr="0079204A">
          <w:rPr>
            <w:rFonts w:ascii="Courier New" w:eastAsia="Times New Roman" w:hAnsi="Courier New" w:cs="Courier New"/>
            <w:color w:val="444444"/>
            <w:sz w:val="20"/>
            <w:szCs w:val="20"/>
            <w:rPrChange w:id="1032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>-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app</w:t>
        </w:r>
        <w:r w:rsidR="001D694D">
          <w:rPr>
            <w:rFonts w:ascii="Courier New" w:hAnsi="Courier New" w:cs="Courier New"/>
            <w:shd w:val="clear" w:color="auto" w:fill="FFFFFF"/>
          </w:rPr>
          <w:t xml:space="preserve"> --</w:t>
        </w:r>
        <w:r>
          <w:rPr>
            <w:rFonts w:ascii="Courier New" w:hAnsi="Courier New" w:cs="Courier New"/>
            <w:shd w:val="clear" w:color="auto" w:fill="FFFFFF"/>
          </w:rPr>
          <w:t>urls</w:t>
        </w:r>
      </w:ins>
    </w:p>
    <w:p w:rsidR="0079204A" w:rsidRPr="0079204A" w:rsidRDefault="0079204A" w:rsidP="00AF6646">
      <w:pPr>
        <w:rPr>
          <w:ins w:id="1033" w:author="Пользователь Windows" w:date="2020-08-09T14:21:00Z"/>
          <w:rFonts w:ascii="Times New Roman" w:hAnsi="Times New Roman" w:cs="Times New Roman"/>
          <w:sz w:val="32"/>
          <w:szCs w:val="32"/>
          <w:rPrChange w:id="1034" w:author="Пользователь Windows" w:date="2020-08-09T17:17:00Z">
            <w:rPr>
              <w:ins w:id="1035" w:author="Пользователь Windows" w:date="2020-08-09T14:21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</w:p>
    <w:p w:rsidR="00346032" w:rsidRPr="0079204A" w:rsidRDefault="00346032" w:rsidP="00AF6646">
      <w:pPr>
        <w:rPr>
          <w:ins w:id="1036" w:author="Пользователь Windows" w:date="2020-08-09T14:21:00Z"/>
          <w:rFonts w:ascii="Times New Roman" w:hAnsi="Times New Roman" w:cs="Times New Roman"/>
          <w:sz w:val="32"/>
          <w:szCs w:val="32"/>
          <w:lang w:val="ru-RU"/>
          <w:rPrChange w:id="1037" w:author="Пользователь Windows" w:date="2020-08-09T17:18:00Z">
            <w:rPr>
              <w:ins w:id="1038" w:author="Пользователь Windows" w:date="2020-08-09T14:21:00Z"/>
              <w:rFonts w:ascii="Courier New" w:eastAsia="Times New Roman" w:hAnsi="Courier New" w:cs="Courier New"/>
              <w:color w:val="444444"/>
              <w:sz w:val="20"/>
              <w:szCs w:val="20"/>
              <w:lang w:val="ru-RU"/>
            </w:rPr>
          </w:rPrChange>
        </w:rPr>
      </w:pPr>
      <w:ins w:id="1039" w:author="Пользователь Windows" w:date="2020-08-09T14:21:00Z"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40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 xml:space="preserve">Скопируем </w:t>
        </w:r>
        <w:r w:rsidRPr="00346032">
          <w:rPr>
            <w:rFonts w:ascii="Times New Roman" w:hAnsi="Times New Roman" w:cs="Times New Roman"/>
            <w:sz w:val="32"/>
            <w:szCs w:val="32"/>
            <w:rPrChange w:id="1041" w:author="Пользователь Windows" w:date="2020-08-09T14:22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https</w:t>
        </w:r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42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 xml:space="preserve"> – адрес</w:t>
        </w:r>
      </w:ins>
      <w:ins w:id="1043" w:author="Пользователь Windows" w:date="2020-08-09T17:18:00Z">
        <w:r w:rsidR="0079204A" w:rsidRPr="0079204A">
          <w:rPr>
            <w:rFonts w:ascii="Times New Roman" w:hAnsi="Times New Roman" w:cs="Times New Roman"/>
            <w:sz w:val="32"/>
            <w:szCs w:val="32"/>
            <w:lang w:val="ru-RU"/>
            <w:rPrChange w:id="1044" w:author="Пользователь Windows" w:date="2020-08-09T17:1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045" w:author="Пользователь Windows" w:date="2020-08-09T14:21:00Z"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46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>и откроем его в браузере</w:t>
        </w:r>
      </w:ins>
      <w:ins w:id="1047" w:author="Пользователь Windows" w:date="2020-08-09T17:18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для каждого из </w:t>
        </w:r>
      </w:ins>
      <w:ins w:id="1048" w:author="Пользователь Windows" w:date="2020-08-15T21:39:00Z">
        <w:r w:rsidR="00FE0F43">
          <w:rPr>
            <w:rFonts w:ascii="Times New Roman" w:hAnsi="Times New Roman" w:cs="Times New Roman"/>
            <w:sz w:val="32"/>
            <w:szCs w:val="32"/>
            <w:lang w:val="ru-RU"/>
          </w:rPr>
          <w:t xml:space="preserve">этих </w:t>
        </w:r>
      </w:ins>
      <w:ins w:id="1049" w:author="Пользователь Windows" w:date="2020-08-09T17:18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>приложений</w:t>
        </w:r>
      </w:ins>
      <w:ins w:id="1050" w:author="Пользователь Windows" w:date="2020-08-09T14:21:00Z"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51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>.</w:t>
        </w:r>
      </w:ins>
    </w:p>
    <w:p w:rsidR="0079204A" w:rsidRPr="00B60740" w:rsidRDefault="0004204F">
      <w:pPr>
        <w:rPr>
          <w:ins w:id="1052" w:author="Пользователь Windows" w:date="2020-08-12T01:11:00Z"/>
          <w:rFonts w:ascii="Times New Roman" w:hAnsi="Times New Roman" w:cs="Times New Roman"/>
          <w:sz w:val="32"/>
          <w:szCs w:val="32"/>
          <w:lang w:val="ru-RU"/>
        </w:rPr>
      </w:pPr>
      <w:ins w:id="1053" w:author="Пользователь Windows" w:date="2020-08-12T01:11:00Z">
        <w:r>
          <w:rPr>
            <w:rFonts w:ascii="Times New Roman" w:hAnsi="Times New Roman" w:cs="Times New Roman"/>
            <w:sz w:val="32"/>
            <w:szCs w:val="32"/>
          </w:rPr>
          <w:t>XSA</w:t>
        </w:r>
        <w:r w:rsidR="00C71E79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</w:rPr>
          <w:t>Cockpit</w:t>
        </w:r>
      </w:ins>
      <w:ins w:id="1054" w:author="Пользователь Windows" w:date="2020-08-12T01:12:00Z">
        <w:r w:rsidRPr="00B60740">
          <w:rPr>
            <w:rFonts w:ascii="Times New Roman" w:hAnsi="Times New Roman" w:cs="Times New Roman"/>
            <w:sz w:val="32"/>
            <w:szCs w:val="32"/>
            <w:lang w:val="ru-RU"/>
            <w:rPrChange w:id="1055" w:author="Пользователь Windows" w:date="2020-08-12T15:5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</w:p>
    <w:p w:rsidR="008A1EBA" w:rsidRDefault="00B60740">
      <w:pPr>
        <w:rPr>
          <w:ins w:id="1056" w:author="Пользователь Windows" w:date="2020-08-15T21:08:00Z"/>
          <w:rFonts w:ascii="Times New Roman" w:hAnsi="Times New Roman" w:cs="Times New Roman"/>
          <w:sz w:val="28"/>
          <w:szCs w:val="28"/>
          <w:lang w:val="ru-RU"/>
        </w:rPr>
      </w:pPr>
      <w:ins w:id="1057" w:author="Пользователь Windows" w:date="2020-08-12T15:51:00Z">
        <w:r>
          <w:rPr>
            <w:rFonts w:ascii="Times New Roman" w:hAnsi="Times New Roman" w:cs="Times New Roman"/>
            <w:sz w:val="32"/>
            <w:szCs w:val="32"/>
          </w:rPr>
          <w:t>XSA</w:t>
        </w:r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</w:rPr>
          <w:t>Cockpit</w:t>
        </w:r>
        <w:r w:rsidRPr="0015011A">
          <w:rPr>
            <w:rFonts w:ascii="Times New Roman" w:hAnsi="Times New Roman" w:cs="Times New Roman"/>
            <w:sz w:val="32"/>
            <w:szCs w:val="32"/>
            <w:lang w:val="ru-RU"/>
            <w:rPrChange w:id="1058" w:author="Пользователь Windows" w:date="2020-08-15T18:4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059" w:author="Пользователь Windows" w:date="2020-08-12T15:56:00Z"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- </w:t>
        </w:r>
      </w:ins>
      <w:ins w:id="1060" w:author="Пользователь Windows" w:date="2020-08-12T15:51:00Z">
        <w:r>
          <w:rPr>
            <w:rFonts w:ascii="Times New Roman" w:hAnsi="Times New Roman" w:cs="Times New Roman"/>
            <w:sz w:val="32"/>
            <w:szCs w:val="32"/>
            <w:lang w:val="ru-RU"/>
          </w:rPr>
          <w:t>это</w:t>
        </w:r>
        <w:r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061" w:author="Пользователь Windows" w:date="2020-08-17T00:30:00Z">
        <w:r w:rsidR="00E56495">
          <w:rPr>
            <w:rFonts w:ascii="Times New Roman" w:hAnsi="Times New Roman" w:cs="Times New Roman"/>
            <w:sz w:val="32"/>
            <w:szCs w:val="32"/>
            <w:lang w:val="ru-RU"/>
          </w:rPr>
          <w:t xml:space="preserve">браузерная </w:t>
        </w:r>
      </w:ins>
      <w:ins w:id="1062" w:author="Пользователь Windows" w:date="2020-08-12T15:51:00Z">
        <w:r>
          <w:rPr>
            <w:rFonts w:ascii="Times New Roman" w:hAnsi="Times New Roman" w:cs="Times New Roman"/>
            <w:sz w:val="32"/>
            <w:szCs w:val="32"/>
            <w:lang w:val="ru-RU"/>
          </w:rPr>
          <w:t>система</w:t>
        </w:r>
        <w:r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>управления</w:t>
        </w:r>
        <w:r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063" w:author="Пользователь Windows" w:date="2020-08-12T15:55:00Z"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C71E79">
          <w:rPr>
            <w:rFonts w:ascii="Times New Roman" w:hAnsi="Times New Roman" w:cs="Times New Roman"/>
            <w:sz w:val="32"/>
            <w:szCs w:val="32"/>
            <w:lang w:val="ru-RU"/>
          </w:rPr>
          <w:t>сервером</w:t>
        </w:r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C71E79">
          <w:rPr>
            <w:rFonts w:ascii="Times New Roman" w:hAnsi="Times New Roman" w:cs="Times New Roman"/>
            <w:sz w:val="32"/>
            <w:szCs w:val="32"/>
            <w:lang w:val="ru-RU"/>
          </w:rPr>
          <w:t>приложений</w:t>
        </w:r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SAP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64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HANA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65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Extended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66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Application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67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Services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68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,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Advanced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69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Model</w:t>
        </w:r>
      </w:ins>
      <w:ins w:id="1070" w:author="Пользователь Windows" w:date="2020-08-12T15:56:00Z"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</w:ins>
    </w:p>
    <w:p w:rsidR="008A1EBA" w:rsidRPr="0020585C" w:rsidRDefault="008A1EBA">
      <w:pPr>
        <w:rPr>
          <w:ins w:id="1071" w:author="Пользователь Windows" w:date="2020-08-15T21:08:00Z"/>
          <w:rFonts w:ascii="Times New Roman" w:hAnsi="Times New Roman" w:cs="Times New Roman"/>
          <w:sz w:val="28"/>
          <w:szCs w:val="28"/>
          <w:lang w:val="ru-RU"/>
        </w:rPr>
      </w:pPr>
      <w:ins w:id="1072" w:author="Пользователь Windows" w:date="2020-08-15T21:0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XSA </w:t>
        </w:r>
        <w:r>
          <w:rPr>
            <w:rFonts w:ascii="Times New Roman" w:hAnsi="Times New Roman" w:cs="Times New Roman"/>
            <w:sz w:val="28"/>
            <w:szCs w:val="28"/>
          </w:rPr>
          <w:t>Cockpit</w:t>
        </w:r>
      </w:ins>
      <w:ins w:id="1073" w:author="Пользователь Windows" w:date="2020-08-15T21:18:00Z">
        <w:r w:rsidR="001229BA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1074" w:author="Пользователь Windows" w:date="2020-08-15T21:44:00Z">
        <w:r w:rsidR="00FE0F43">
          <w:rPr>
            <w:rFonts w:ascii="Times New Roman" w:hAnsi="Times New Roman" w:cs="Times New Roman"/>
            <w:sz w:val="28"/>
            <w:szCs w:val="28"/>
            <w:lang w:val="ru-RU"/>
          </w:rPr>
          <w:t xml:space="preserve">позволяет </w:t>
        </w:r>
      </w:ins>
      <w:ins w:id="1075" w:author="Пользователь Windows" w:date="2020-08-15T21:18:00Z">
        <w:r w:rsidR="001229BA">
          <w:rPr>
            <w:rFonts w:ascii="Times New Roman" w:hAnsi="Times New Roman" w:cs="Times New Roman"/>
            <w:sz w:val="28"/>
            <w:szCs w:val="28"/>
            <w:lang w:val="ru-RU"/>
          </w:rPr>
          <w:t>упр</w:t>
        </w:r>
      </w:ins>
      <w:ins w:id="1076" w:author="Пользователь Windows" w:date="2020-08-15T21:39:00Z">
        <w:r w:rsidR="00FE0F43">
          <w:rPr>
            <w:rFonts w:ascii="Times New Roman" w:hAnsi="Times New Roman" w:cs="Times New Roman"/>
            <w:sz w:val="28"/>
            <w:szCs w:val="28"/>
            <w:lang w:val="ru-RU"/>
          </w:rPr>
          <w:t>а</w:t>
        </w:r>
      </w:ins>
      <w:ins w:id="1077" w:author="Пользователь Windows" w:date="2020-08-15T21:24:00Z">
        <w:r w:rsidR="001229BA">
          <w:rPr>
            <w:rFonts w:ascii="Times New Roman" w:hAnsi="Times New Roman" w:cs="Times New Roman"/>
            <w:sz w:val="28"/>
            <w:szCs w:val="28"/>
            <w:lang w:val="ru-RU"/>
          </w:rPr>
          <w:t>вля</w:t>
        </w:r>
      </w:ins>
      <w:ins w:id="1078" w:author="Пользователь Windows" w:date="2020-08-15T21:39:00Z">
        <w:r w:rsidR="00FE0F43">
          <w:rPr>
            <w:rFonts w:ascii="Times New Roman" w:hAnsi="Times New Roman" w:cs="Times New Roman"/>
            <w:sz w:val="28"/>
            <w:szCs w:val="28"/>
            <w:lang w:val="ru-RU"/>
          </w:rPr>
          <w:t xml:space="preserve">ть </w:t>
        </w:r>
      </w:ins>
      <w:ins w:id="1079" w:author="Пользователь Windows" w:date="2020-08-15T21:40:00Z">
        <w:r w:rsidR="00FE0F43">
          <w:rPr>
            <w:rFonts w:ascii="Times New Roman" w:hAnsi="Times New Roman" w:cs="Times New Roman"/>
            <w:sz w:val="28"/>
            <w:szCs w:val="28"/>
            <w:lang w:val="ru-RU"/>
          </w:rPr>
          <w:t xml:space="preserve">пользователями и </w:t>
        </w:r>
      </w:ins>
      <w:ins w:id="1080" w:author="Пользователь Windows" w:date="2020-08-15T21:39:00Z">
        <w:r w:rsidR="002B4127">
          <w:rPr>
            <w:rFonts w:ascii="Times New Roman" w:hAnsi="Times New Roman" w:cs="Times New Roman"/>
            <w:sz w:val="28"/>
            <w:szCs w:val="28"/>
            <w:lang w:val="ru-RU"/>
          </w:rPr>
          <w:t>ролями,  организациями и пространствами.</w:t>
        </w:r>
      </w:ins>
    </w:p>
    <w:p w:rsidR="0004204F" w:rsidRPr="002B4127" w:rsidRDefault="0015011A">
      <w:pPr>
        <w:rPr>
          <w:ins w:id="1081" w:author="Пользователь Windows" w:date="2020-08-16T14:53:00Z"/>
          <w:rFonts w:ascii="Times New Roman" w:hAnsi="Times New Roman" w:cs="Times New Roman"/>
          <w:sz w:val="28"/>
          <w:szCs w:val="28"/>
          <w:lang w:val="ru-RU"/>
          <w:rPrChange w:id="1082" w:author="Пользователь Windows" w:date="2020-08-24T14:37:00Z">
            <w:rPr>
              <w:ins w:id="1083" w:author="Пользователь Windows" w:date="2020-08-16T14:53:00Z"/>
              <w:rFonts w:ascii="Times New Roman" w:hAnsi="Times New Roman" w:cs="Times New Roman"/>
              <w:sz w:val="28"/>
              <w:szCs w:val="28"/>
            </w:rPr>
          </w:rPrChange>
        </w:rPr>
      </w:pPr>
      <w:ins w:id="1084" w:author="Пользователь Windows" w:date="2020-08-12T16:13:00Z">
        <w:r>
          <w:rPr>
            <w:rFonts w:ascii="Times New Roman" w:hAnsi="Times New Roman" w:cs="Times New Roman"/>
            <w:sz w:val="28"/>
            <w:szCs w:val="28"/>
            <w:lang w:val="ru-RU"/>
          </w:rPr>
          <w:t>В</w:t>
        </w:r>
      </w:ins>
      <w:ins w:id="1085" w:author="Пользователь Windows" w:date="2020-08-15T18:44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1086" w:author="Пользователь Windows" w:date="2020-08-12T16:16:00Z"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087" w:author="Пользователь Windows" w:date="2020-08-12T16:1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разделе </w:t>
        </w:r>
        <w:r w:rsidR="00463475">
          <w:rPr>
            <w:rFonts w:ascii="Times New Roman" w:hAnsi="Times New Roman" w:cs="Times New Roman"/>
            <w:sz w:val="28"/>
            <w:szCs w:val="28"/>
          </w:rPr>
          <w:t>User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088" w:author="Пользователь Windows" w:date="2020-08-12T16:1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463475">
          <w:rPr>
            <w:rFonts w:ascii="Times New Roman" w:hAnsi="Times New Roman" w:cs="Times New Roman"/>
            <w:sz w:val="28"/>
            <w:szCs w:val="28"/>
          </w:rPr>
          <w:t>Management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089" w:author="Пользователь Windows" w:date="2020-08-12T16:1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1090" w:author="Пользователь Windows" w:date="2020-08-12T16:13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можно </w:t>
        </w:r>
        <w:r w:rsidR="00A063E4">
          <w:rPr>
            <w:rFonts w:ascii="Times New Roman" w:hAnsi="Times New Roman" w:cs="Times New Roman"/>
            <w:sz w:val="28"/>
            <w:szCs w:val="28"/>
            <w:lang w:val="ru-RU"/>
          </w:rPr>
          <w:t>проверить</w:t>
        </w:r>
      </w:ins>
      <w:ins w:id="1091" w:author="Пользователь Windows" w:date="2020-08-12T16:25:00Z">
        <w:r w:rsidR="00A063E4">
          <w:rPr>
            <w:rFonts w:ascii="Times New Roman" w:hAnsi="Times New Roman" w:cs="Times New Roman"/>
            <w:sz w:val="28"/>
            <w:szCs w:val="28"/>
            <w:lang w:val="ru-RU"/>
          </w:rPr>
          <w:t>,</w:t>
        </w:r>
      </w:ins>
      <w:ins w:id="1092" w:author="Пользователь Windows" w:date="2020-08-12T16:13:00Z">
        <w:r w:rsidR="00A063E4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1093" w:author="Пользователь Windows" w:date="2020-08-12T16:18:00Z">
        <w:r w:rsidR="00463475">
          <w:rPr>
            <w:rFonts w:ascii="Times New Roman" w:hAnsi="Times New Roman" w:cs="Times New Roman"/>
            <w:sz w:val="28"/>
            <w:szCs w:val="28"/>
            <w:lang w:val="ru-RU"/>
          </w:rPr>
          <w:t>и при необходимости назначить</w:t>
        </w:r>
      </w:ins>
      <w:ins w:id="1094" w:author="Пользователь Windows" w:date="2020-08-12T16:25:00Z">
        <w:r w:rsidR="00A063E4">
          <w:rPr>
            <w:rFonts w:ascii="Times New Roman" w:hAnsi="Times New Roman" w:cs="Times New Roman"/>
            <w:sz w:val="28"/>
            <w:szCs w:val="28"/>
            <w:lang w:val="ru-RU"/>
          </w:rPr>
          <w:t>,</w:t>
        </w:r>
      </w:ins>
      <w:ins w:id="1095" w:author="Пользователь Windows" w:date="2020-08-12T16:18:00Z">
        <w:r w:rsidR="00463475">
          <w:rPr>
            <w:rFonts w:ascii="Times New Roman" w:hAnsi="Times New Roman" w:cs="Times New Roman"/>
            <w:sz w:val="28"/>
            <w:szCs w:val="28"/>
            <w:lang w:val="ru-RU"/>
          </w:rPr>
          <w:t xml:space="preserve"> для </w:t>
        </w:r>
      </w:ins>
      <w:ins w:id="1096" w:author="Пользователь Windows" w:date="2020-08-12T16:19:00Z">
        <w:r w:rsidR="00463475">
          <w:rPr>
            <w:rFonts w:ascii="Times New Roman" w:hAnsi="Times New Roman" w:cs="Times New Roman"/>
            <w:sz w:val="28"/>
            <w:szCs w:val="28"/>
            <w:lang w:val="ru-RU"/>
          </w:rPr>
          <w:t xml:space="preserve">пользователя </w:t>
        </w:r>
        <w:r w:rsidR="00463475">
          <w:rPr>
            <w:rFonts w:ascii="Times New Roman" w:hAnsi="Times New Roman" w:cs="Times New Roman"/>
            <w:sz w:val="28"/>
            <w:szCs w:val="28"/>
          </w:rPr>
          <w:t>XSA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097" w:author="Пользователь Windows" w:date="2020-08-12T16:1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="00463475">
          <w:rPr>
            <w:rFonts w:ascii="Times New Roman" w:hAnsi="Times New Roman" w:cs="Times New Roman"/>
            <w:sz w:val="28"/>
            <w:szCs w:val="28"/>
          </w:rPr>
          <w:t>DEV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098" w:author="Пользователь Windows" w:date="2020-08-12T16:1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463475">
          <w:rPr>
            <w:rFonts w:ascii="Times New Roman" w:hAnsi="Times New Roman" w:cs="Times New Roman"/>
            <w:sz w:val="28"/>
            <w:szCs w:val="28"/>
            <w:lang w:val="ru-RU"/>
          </w:rPr>
          <w:t xml:space="preserve">роли </w:t>
        </w:r>
        <w:r w:rsidR="00463475">
          <w:rPr>
            <w:rFonts w:ascii="Times New Roman" w:hAnsi="Times New Roman" w:cs="Times New Roman"/>
            <w:sz w:val="28"/>
            <w:szCs w:val="28"/>
          </w:rPr>
          <w:t>DEVX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099" w:author="Пользователь Windows" w:date="2020-08-12T16:1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="00463475">
          <w:rPr>
            <w:rFonts w:ascii="Times New Roman" w:hAnsi="Times New Roman" w:cs="Times New Roman"/>
            <w:sz w:val="28"/>
            <w:szCs w:val="28"/>
          </w:rPr>
          <w:t>ADMINISTRATOR</w:t>
        </w:r>
      </w:ins>
      <w:ins w:id="1100" w:author="Пользователь Windows" w:date="2020-08-12T16:24:00Z">
        <w:r w:rsidR="00A063E4" w:rsidRPr="00A063E4">
          <w:rPr>
            <w:rFonts w:ascii="Times New Roman" w:hAnsi="Times New Roman" w:cs="Times New Roman"/>
            <w:sz w:val="28"/>
            <w:szCs w:val="28"/>
            <w:lang w:val="ru-RU"/>
            <w:rPrChange w:id="1101" w:author="Пользователь Windows" w:date="2020-08-12T16:2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, </w:t>
        </w:r>
        <w:r w:rsidR="00A063E4">
          <w:rPr>
            <w:rFonts w:ascii="Times New Roman" w:hAnsi="Times New Roman" w:cs="Times New Roman"/>
            <w:sz w:val="28"/>
            <w:szCs w:val="28"/>
          </w:rPr>
          <w:t>DEVX</w:t>
        </w:r>
        <w:r w:rsidR="00A063E4" w:rsidRPr="00A063E4">
          <w:rPr>
            <w:rFonts w:ascii="Times New Roman" w:hAnsi="Times New Roman" w:cs="Times New Roman"/>
            <w:sz w:val="28"/>
            <w:szCs w:val="28"/>
            <w:lang w:val="ru-RU"/>
            <w:rPrChange w:id="1102" w:author="Пользователь Windows" w:date="2020-08-12T16:2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="00A063E4">
          <w:rPr>
            <w:rFonts w:ascii="Times New Roman" w:hAnsi="Times New Roman" w:cs="Times New Roman"/>
            <w:sz w:val="28"/>
            <w:szCs w:val="28"/>
          </w:rPr>
          <w:t>DEVELOPER</w:t>
        </w:r>
      </w:ins>
      <w:ins w:id="1103" w:author="Пользователь Windows" w:date="2020-08-24T14:37:00Z">
        <w:r w:rsidR="002B4127"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</w:ins>
    </w:p>
    <w:p w:rsidR="00856608" w:rsidRPr="00856608" w:rsidRDefault="00856608">
      <w:pPr>
        <w:rPr>
          <w:ins w:id="1104" w:author="Пользователь Windows" w:date="2020-08-16T14:57:00Z"/>
          <w:rFonts w:ascii="Times New Roman" w:hAnsi="Times New Roman" w:cs="Times New Roman"/>
          <w:sz w:val="28"/>
          <w:szCs w:val="28"/>
          <w:lang w:val="ru-RU"/>
          <w:rPrChange w:id="1105" w:author="Пользователь Windows" w:date="2020-08-16T15:01:00Z">
            <w:rPr>
              <w:ins w:id="1106" w:author="Пользователь Windows" w:date="2020-08-16T14:57:00Z"/>
              <w:rFonts w:ascii="Times New Roman" w:hAnsi="Times New Roman" w:cs="Times New Roman"/>
              <w:sz w:val="28"/>
              <w:szCs w:val="28"/>
            </w:rPr>
          </w:rPrChange>
        </w:rPr>
      </w:pPr>
      <w:ins w:id="1107" w:author="Пользователь Windows" w:date="2020-08-16T14:53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В разделе </w:t>
        </w:r>
      </w:ins>
      <w:ins w:id="1108" w:author="Пользователь Windows" w:date="2020-08-16T14:57:00Z">
        <w:r>
          <w:rPr>
            <w:rFonts w:ascii="Times New Roman" w:hAnsi="Times New Roman" w:cs="Times New Roman"/>
            <w:sz w:val="28"/>
            <w:szCs w:val="28"/>
          </w:rPr>
          <w:t>Tenant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09" w:author="Пользователь Windows" w:date="2020-08-16T14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Databases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10" w:author="Пользователь Windows" w:date="2020-08-16T14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1111" w:author="Пользователь Windows" w:date="2020-08-16T14:58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можно расширить возможности </w:t>
        </w:r>
        <w:r>
          <w:rPr>
            <w:rFonts w:ascii="Times New Roman" w:hAnsi="Times New Roman" w:cs="Times New Roman"/>
            <w:sz w:val="28"/>
            <w:szCs w:val="28"/>
          </w:rPr>
          <w:t>XSA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12" w:author="Пользователь Windows" w:date="2020-08-16T14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на новый тенант,</w:t>
        </w:r>
      </w:ins>
      <w:ins w:id="1113" w:author="Пользователь Windows" w:date="2020-08-16T14:5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в нашем случае –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14" w:author="Пользователь Windows" w:date="2020-08-16T14:5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HXE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15" w:author="Пользователь Windows" w:date="2020-08-16T14:5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и связать с ним пространство разработки</w:t>
        </w:r>
      </w:ins>
      <w:ins w:id="1116" w:author="Пользователь Windows" w:date="2020-08-16T15:00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1117" w:author="Пользователь Windows" w:date="2020-08-16T15:01:00Z">
        <w:r>
          <w:rPr>
            <w:rFonts w:ascii="Times New Roman" w:hAnsi="Times New Roman" w:cs="Times New Roman"/>
            <w:sz w:val="28"/>
            <w:szCs w:val="28"/>
          </w:rPr>
          <w:t>develop</w:t>
        </w:r>
      </w:ins>
      <w:ins w:id="1118" w:author="Пользователь Windows" w:date="2020-08-16T15:00:00Z">
        <w:r>
          <w:rPr>
            <w:rFonts w:ascii="Times New Roman" w:hAnsi="Times New Roman" w:cs="Times New Roman"/>
            <w:sz w:val="28"/>
            <w:szCs w:val="28"/>
          </w:rPr>
          <w:t>ment</w:t>
        </w:r>
      </w:ins>
    </w:p>
    <w:p w:rsidR="00856608" w:rsidRPr="00856608" w:rsidRDefault="00856608">
      <w:pPr>
        <w:rPr>
          <w:ins w:id="1119" w:author="Пользователь Windows" w:date="2020-08-12T15:51:00Z"/>
          <w:rFonts w:ascii="Times New Roman" w:hAnsi="Times New Roman" w:cs="Times New Roman"/>
          <w:sz w:val="32"/>
          <w:szCs w:val="32"/>
          <w:rPrChange w:id="1120" w:author="Пользователь Windows" w:date="2020-08-16T14:57:00Z">
            <w:rPr>
              <w:ins w:id="1121" w:author="Пользователь Windows" w:date="2020-08-12T15:51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ins w:id="1122" w:author="Пользователь Windows" w:date="2020-08-16T14:57:00Z">
        <w:r>
          <w:rPr>
            <w:noProof/>
          </w:rPr>
          <w:drawing>
            <wp:inline distT="0" distB="0" distL="0" distR="0" wp14:anchorId="23602A2D" wp14:editId="5F4579BF">
              <wp:extent cx="6152515" cy="1648460"/>
              <wp:effectExtent l="0" t="0" r="635" b="889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1648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60740" w:rsidRPr="00C71E79" w:rsidRDefault="00463475">
      <w:pPr>
        <w:rPr>
          <w:ins w:id="1123" w:author="Пользователь Windows" w:date="2020-08-12T15:51:00Z"/>
          <w:rFonts w:ascii="Times New Roman" w:hAnsi="Times New Roman" w:cs="Times New Roman"/>
          <w:sz w:val="32"/>
          <w:szCs w:val="32"/>
          <w:rPrChange w:id="1124" w:author="Пользователь Windows" w:date="2020-08-12T15:55:00Z">
            <w:rPr>
              <w:ins w:id="1125" w:author="Пользователь Windows" w:date="2020-08-12T15:51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ins w:id="1126" w:author="Пользователь Windows" w:date="2020-08-12T16:18:00Z">
        <w:r>
          <w:rPr>
            <w:noProof/>
          </w:rPr>
          <w:lastRenderedPageBreak/>
          <w:drawing>
            <wp:inline distT="0" distB="0" distL="0" distR="0" wp14:anchorId="5847825E" wp14:editId="76E3221C">
              <wp:extent cx="6152515" cy="3451860"/>
              <wp:effectExtent l="0" t="0" r="635" b="0"/>
              <wp:docPr id="50" name="Picture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451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60740" w:rsidRPr="00C71E79" w:rsidRDefault="00B60740">
      <w:pPr>
        <w:rPr>
          <w:ins w:id="1127" w:author="Пользователь Windows" w:date="2020-08-12T01:12:00Z"/>
          <w:rFonts w:ascii="Times New Roman" w:hAnsi="Times New Roman" w:cs="Times New Roman"/>
          <w:sz w:val="32"/>
          <w:szCs w:val="32"/>
          <w:rPrChange w:id="1128" w:author="Пользователь Windows" w:date="2020-08-12T15:55:00Z">
            <w:rPr>
              <w:ins w:id="1129" w:author="Пользователь Windows" w:date="2020-08-12T01:12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</w:p>
    <w:p w:rsidR="0004204F" w:rsidRPr="00980D8A" w:rsidRDefault="0004204F">
      <w:pPr>
        <w:rPr>
          <w:ins w:id="1130" w:author="Пользователь Windows" w:date="2020-08-12T15:51:00Z"/>
          <w:rFonts w:ascii="Times New Roman" w:hAnsi="Times New Roman" w:cs="Times New Roman"/>
          <w:sz w:val="32"/>
          <w:szCs w:val="32"/>
          <w:lang w:val="ru-RU"/>
          <w:rPrChange w:id="1131" w:author="Пользователь Windows" w:date="2020-08-15T17:15:00Z">
            <w:rPr>
              <w:ins w:id="1132" w:author="Пользователь Windows" w:date="2020-08-12T15:51:00Z"/>
              <w:rFonts w:ascii="Times New Roman" w:hAnsi="Times New Roman" w:cs="Times New Roman"/>
              <w:sz w:val="32"/>
              <w:szCs w:val="32"/>
            </w:rPr>
          </w:rPrChange>
        </w:rPr>
      </w:pPr>
      <w:ins w:id="1133" w:author="Пользователь Windows" w:date="2020-08-12T01:12:00Z">
        <w:r>
          <w:rPr>
            <w:rFonts w:ascii="Times New Roman" w:hAnsi="Times New Roman" w:cs="Times New Roman"/>
            <w:sz w:val="32"/>
            <w:szCs w:val="32"/>
          </w:rPr>
          <w:t>Hana</w:t>
        </w:r>
        <w:r w:rsidRPr="00980D8A">
          <w:rPr>
            <w:rFonts w:ascii="Times New Roman" w:hAnsi="Times New Roman" w:cs="Times New Roman"/>
            <w:sz w:val="32"/>
            <w:szCs w:val="32"/>
            <w:lang w:val="ru-RU"/>
            <w:rPrChange w:id="1134" w:author="Пользователь Windows" w:date="2020-08-15T17:1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</w:rPr>
          <w:t>Cockpit</w:t>
        </w:r>
        <w:r w:rsidRPr="00980D8A">
          <w:rPr>
            <w:rFonts w:ascii="Times New Roman" w:hAnsi="Times New Roman" w:cs="Times New Roman"/>
            <w:sz w:val="32"/>
            <w:szCs w:val="32"/>
            <w:lang w:val="ru-RU"/>
            <w:rPrChange w:id="1135" w:author="Пользователь Windows" w:date="2020-08-15T17:1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</w:p>
    <w:p w:rsidR="009D1487" w:rsidRDefault="00B60740">
      <w:pPr>
        <w:rPr>
          <w:ins w:id="1136" w:author="Пользователь Windows" w:date="2020-08-15T18:53:00Z"/>
          <w:rFonts w:ascii="Times New Roman" w:hAnsi="Times New Roman" w:cs="Times New Roman"/>
          <w:sz w:val="32"/>
          <w:szCs w:val="32"/>
          <w:lang w:val="ru-RU"/>
        </w:rPr>
      </w:pPr>
      <w:ins w:id="1137" w:author="Пользователь Windows" w:date="2020-08-12T15:51:00Z">
        <w:r>
          <w:rPr>
            <w:rFonts w:ascii="Times New Roman" w:hAnsi="Times New Roman" w:cs="Times New Roman"/>
            <w:sz w:val="32"/>
            <w:szCs w:val="32"/>
          </w:rPr>
          <w:t>HANA</w:t>
        </w:r>
      </w:ins>
      <w:ins w:id="1138" w:author="Пользователь Windows" w:date="2020-08-12T15:54:00Z">
        <w:r w:rsidR="00C71E79" w:rsidRPr="00C71E79">
          <w:rPr>
            <w:rFonts w:ascii="Times New Roman" w:hAnsi="Times New Roman" w:cs="Times New Roman"/>
            <w:sz w:val="32"/>
            <w:szCs w:val="32"/>
            <w:lang w:val="ru-RU"/>
            <w:rPrChange w:id="1139" w:author="Пользователь Windows" w:date="2020-08-12T15:5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C71E79">
          <w:rPr>
            <w:rFonts w:ascii="Times New Roman" w:hAnsi="Times New Roman" w:cs="Times New Roman"/>
            <w:sz w:val="32"/>
            <w:szCs w:val="32"/>
          </w:rPr>
          <w:t>Cockpit</w:t>
        </w:r>
      </w:ins>
      <w:ins w:id="1140" w:author="Пользователь Windows" w:date="2020-08-12T15:51:00Z">
        <w:r w:rsidRPr="00C71E79">
          <w:rPr>
            <w:rFonts w:ascii="Times New Roman" w:hAnsi="Times New Roman" w:cs="Times New Roman"/>
            <w:sz w:val="32"/>
            <w:szCs w:val="32"/>
            <w:lang w:val="ru-RU"/>
            <w:rPrChange w:id="1141" w:author="Пользователь Windows" w:date="2020-08-12T15:5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-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142" w:author="Пользователь Windows" w:date="2020-08-12T15:54:00Z">
        <w:r w:rsidR="00C71E79" w:rsidRPr="00C71E79">
          <w:rPr>
            <w:rFonts w:ascii="Times New Roman" w:hAnsi="Times New Roman" w:cs="Times New Roman"/>
            <w:sz w:val="32"/>
            <w:szCs w:val="32"/>
            <w:lang w:val="ru-RU"/>
            <w:rPrChange w:id="1143" w:author="Пользователь Windows" w:date="2020-08-12T15:5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144" w:author="Пользователь Windows" w:date="2020-08-12T15:56:00Z">
        <w:r w:rsidR="00C71E79">
          <w:rPr>
            <w:rFonts w:ascii="Times New Roman" w:hAnsi="Times New Roman" w:cs="Times New Roman"/>
            <w:sz w:val="32"/>
            <w:szCs w:val="32"/>
            <w:lang w:val="ru-RU"/>
          </w:rPr>
          <w:t xml:space="preserve">это система управления базой данных </w:t>
        </w:r>
        <w:r w:rsidR="00C71E79">
          <w:rPr>
            <w:rFonts w:ascii="Times New Roman" w:hAnsi="Times New Roman" w:cs="Times New Roman"/>
            <w:sz w:val="32"/>
            <w:szCs w:val="32"/>
          </w:rPr>
          <w:t>SAP</w:t>
        </w:r>
        <w:r w:rsidR="00C71E79" w:rsidRPr="00C71E79">
          <w:rPr>
            <w:rFonts w:ascii="Times New Roman" w:hAnsi="Times New Roman" w:cs="Times New Roman"/>
            <w:sz w:val="32"/>
            <w:szCs w:val="32"/>
            <w:lang w:val="ru-RU"/>
            <w:rPrChange w:id="1145" w:author="Пользователь Windows" w:date="2020-08-12T15:5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C71E79">
          <w:rPr>
            <w:rFonts w:ascii="Times New Roman" w:hAnsi="Times New Roman" w:cs="Times New Roman"/>
            <w:sz w:val="32"/>
            <w:szCs w:val="32"/>
          </w:rPr>
          <w:t>HANA</w:t>
        </w:r>
      </w:ins>
      <w:ins w:id="1146" w:author="Пользователь Windows" w:date="2020-08-12T16:26:00Z"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</w:p>
    <w:p w:rsidR="00A063E4" w:rsidRDefault="009D1487">
      <w:pPr>
        <w:rPr>
          <w:ins w:id="1147" w:author="Пользователь Windows" w:date="2020-08-12T16:28:00Z"/>
          <w:rFonts w:ascii="Times New Roman" w:hAnsi="Times New Roman" w:cs="Times New Roman"/>
          <w:sz w:val="32"/>
          <w:szCs w:val="32"/>
          <w:lang w:val="ru-RU"/>
        </w:rPr>
      </w:pPr>
      <w:ins w:id="1148" w:author="Пользователь Windows" w:date="2020-08-15T18:53:00Z">
        <w:r>
          <w:rPr>
            <w:rFonts w:ascii="Times New Roman" w:hAnsi="Times New Roman" w:cs="Times New Roman"/>
            <w:sz w:val="32"/>
            <w:szCs w:val="32"/>
          </w:rPr>
          <w:t>Cockpit</w:t>
        </w:r>
      </w:ins>
      <w:ins w:id="1149" w:author="Пользователь Windows" w:date="2020-08-15T18:48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150" w:author="Пользователь Windows" w:date="2020-08-12T17:39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>можно использовать для</w:t>
        </w:r>
      </w:ins>
      <w:ins w:id="1151" w:author="Пользователь Windows" w:date="2020-08-15T21:11:00Z">
        <w:r w:rsidR="008A1EBA">
          <w:rPr>
            <w:rFonts w:ascii="Times New Roman" w:hAnsi="Times New Roman" w:cs="Times New Roman"/>
            <w:sz w:val="32"/>
            <w:szCs w:val="32"/>
            <w:lang w:val="ru-RU"/>
          </w:rPr>
          <w:t xml:space="preserve"> управления пользователями </w:t>
        </w:r>
      </w:ins>
      <w:ins w:id="1152" w:author="Пользователь Windows" w:date="2020-08-15T21:24:00Z">
        <w:r w:rsidR="001229BA">
          <w:rPr>
            <w:rFonts w:ascii="Times New Roman" w:hAnsi="Times New Roman" w:cs="Times New Roman"/>
            <w:sz w:val="32"/>
            <w:szCs w:val="32"/>
            <w:lang w:val="ru-RU"/>
          </w:rPr>
          <w:t xml:space="preserve">и ролями </w:t>
        </w:r>
      </w:ins>
      <w:ins w:id="1153" w:author="Пользователь Windows" w:date="2020-08-15T21:11:00Z">
        <w:r w:rsidR="008A1EBA">
          <w:rPr>
            <w:rFonts w:ascii="Times New Roman" w:hAnsi="Times New Roman" w:cs="Times New Roman"/>
            <w:sz w:val="32"/>
            <w:szCs w:val="32"/>
            <w:lang w:val="ru-RU"/>
          </w:rPr>
          <w:t>на уровне базы данных, для</w:t>
        </w:r>
      </w:ins>
      <w:ins w:id="1154" w:author="Пользователь Windows" w:date="2020-08-12T17:39:00Z"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155" w:author="Пользователь Windows" w:date="2020-08-12T16:26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>создания</w:t>
        </w:r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бекап</w:t>
        </w:r>
      </w:ins>
      <w:ins w:id="1156" w:author="Пользователь Windows" w:date="2020-08-12T17:39:00Z"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>ов, мониторинг</w:t>
        </w:r>
      </w:ins>
      <w:ins w:id="1157" w:author="Пользователь Windows" w:date="2020-08-15T18:49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>а работы</w:t>
        </w:r>
      </w:ins>
      <w:ins w:id="1158" w:author="Пользователь Windows" w:date="2020-08-12T17:39:00Z"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, </w:t>
        </w:r>
      </w:ins>
      <w:ins w:id="1159" w:author="Пользователь Windows" w:date="2020-08-12T16:27:00Z">
        <w:r>
          <w:rPr>
            <w:rFonts w:ascii="Times New Roman" w:hAnsi="Times New Roman" w:cs="Times New Roman"/>
            <w:sz w:val="32"/>
            <w:szCs w:val="32"/>
            <w:lang w:val="ru-RU"/>
          </w:rPr>
          <w:t>диагностостирования</w:t>
        </w:r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 проблем</w:t>
        </w:r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 xml:space="preserve"> с </w:t>
        </w:r>
      </w:ins>
      <w:ins w:id="1160" w:author="Пользователь Windows" w:date="2020-08-12T16:26:00Z"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производительность</w:t>
        </w:r>
      </w:ins>
      <w:ins w:id="1161" w:author="Пользователь Windows" w:date="2020-08-12T16:27:00Z"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ю</w:t>
        </w:r>
      </w:ins>
      <w:ins w:id="1162" w:author="Пользователь Windows" w:date="2020-08-12T17:39:00Z"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 на уровне базы</w:t>
        </w:r>
      </w:ins>
      <w:ins w:id="1163" w:author="Пользователь Windows" w:date="2020-08-15T20:57:00Z">
        <w:r w:rsidR="00E21EFB" w:rsidRPr="00E21EFB">
          <w:rPr>
            <w:rFonts w:ascii="Times New Roman" w:hAnsi="Times New Roman" w:cs="Times New Roman"/>
            <w:sz w:val="32"/>
            <w:szCs w:val="32"/>
            <w:lang w:val="ru-RU"/>
            <w:rPrChange w:id="1164" w:author="Пользователь Windows" w:date="2020-08-15T20:5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E21EFB">
          <w:rPr>
            <w:rFonts w:ascii="Times New Roman" w:hAnsi="Times New Roman" w:cs="Times New Roman"/>
            <w:sz w:val="32"/>
            <w:szCs w:val="32"/>
            <w:lang w:val="ru-RU"/>
          </w:rPr>
          <w:t>и множества других административных задач</w:t>
        </w:r>
      </w:ins>
      <w:ins w:id="1165" w:author="Пользователь Windows" w:date="2020-08-12T16:28:00Z"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</w:p>
    <w:p w:rsidR="00731608" w:rsidRDefault="00A063E4">
      <w:pPr>
        <w:rPr>
          <w:ins w:id="1166" w:author="Пользователь Windows" w:date="2020-08-12T17:41:00Z"/>
          <w:rFonts w:ascii="Times New Roman" w:hAnsi="Times New Roman" w:cs="Times New Roman"/>
          <w:sz w:val="32"/>
          <w:szCs w:val="32"/>
          <w:lang w:val="ru-RU"/>
        </w:rPr>
      </w:pPr>
      <w:ins w:id="1167" w:author="Пользователь Windows" w:date="2020-08-12T16:28:00Z">
        <w:r>
          <w:rPr>
            <w:rFonts w:ascii="Times New Roman" w:hAnsi="Times New Roman" w:cs="Times New Roman"/>
            <w:sz w:val="32"/>
            <w:szCs w:val="32"/>
            <w:lang w:val="ru-RU"/>
          </w:rPr>
          <w:t>Скрипт регистрации</w:t>
        </w:r>
      </w:ins>
      <w:ins w:id="1168" w:author="Пользователь Windows" w:date="2020-08-12T17:33:00Z">
        <w:r w:rsidR="00731608" w:rsidRPr="00731608">
          <w:rPr>
            <w:rFonts w:ascii="Times New Roman" w:hAnsi="Times New Roman" w:cs="Times New Roman"/>
            <w:sz w:val="32"/>
            <w:szCs w:val="32"/>
            <w:lang w:val="ru-RU"/>
            <w:rPrChange w:id="1169" w:author="Пользователь Windows" w:date="2020-08-12T17:3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 xml:space="preserve">ресурсов </w:t>
        </w:r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базы данных</w:t>
        </w:r>
        <w:r w:rsidR="00731608" w:rsidRPr="00731608">
          <w:rPr>
            <w:rFonts w:ascii="Times New Roman" w:hAnsi="Times New Roman" w:cs="Times New Roman"/>
            <w:sz w:val="32"/>
            <w:szCs w:val="32"/>
            <w:lang w:val="ru-RU"/>
            <w:rPrChange w:id="1170" w:author="Пользователь Windows" w:date="2020-08-12T17:3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в </w:t>
        </w:r>
      </w:ins>
      <w:ins w:id="1171" w:author="Пользователь Windows" w:date="2020-08-12T17:36:00Z">
        <w:r w:rsidR="00731608">
          <w:rPr>
            <w:rFonts w:ascii="Times New Roman" w:hAnsi="Times New Roman" w:cs="Times New Roman"/>
            <w:sz w:val="32"/>
            <w:szCs w:val="32"/>
          </w:rPr>
          <w:t>HANA</w:t>
        </w:r>
        <w:r w:rsidR="00731608" w:rsidRPr="00731608">
          <w:rPr>
            <w:rFonts w:ascii="Times New Roman" w:hAnsi="Times New Roman" w:cs="Times New Roman"/>
            <w:sz w:val="32"/>
            <w:szCs w:val="32"/>
            <w:lang w:val="ru-RU"/>
            <w:rPrChange w:id="1172" w:author="Пользователь Windows" w:date="2020-08-12T17:3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31608">
          <w:rPr>
            <w:rFonts w:ascii="Times New Roman" w:hAnsi="Times New Roman" w:cs="Times New Roman"/>
            <w:sz w:val="32"/>
            <w:szCs w:val="32"/>
          </w:rPr>
          <w:t>Cockpit</w:t>
        </w:r>
        <w:r w:rsidR="00731608" w:rsidRPr="00731608">
          <w:rPr>
            <w:rFonts w:ascii="Times New Roman" w:hAnsi="Times New Roman" w:cs="Times New Roman"/>
            <w:sz w:val="32"/>
            <w:szCs w:val="32"/>
            <w:lang w:val="ru-RU"/>
            <w:rPrChange w:id="1173" w:author="Пользователь Windows" w:date="2020-08-12T17:3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>вы</w:t>
        </w:r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полняется при установке, если скрипт</w:t>
        </w:r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174" w:author="Пользователь Windows" w:date="2020-08-12T17:37:00Z"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>по каким</w:t>
        </w:r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-либо причинам не выполн</w:t>
        </w:r>
      </w:ins>
      <w:ins w:id="1175" w:author="Пользователь Windows" w:date="2020-08-15T18:54:00Z"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ился</w:t>
        </w:r>
      </w:ins>
      <w:ins w:id="1176" w:author="Пользователь Windows" w:date="2020-08-12T17:37:00Z"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 xml:space="preserve"> – ег</w:t>
        </w:r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о необходимо запустить вручную до первого использования</w:t>
        </w:r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731608">
          <w:rPr>
            <w:rFonts w:ascii="Times New Roman" w:hAnsi="Times New Roman" w:cs="Times New Roman"/>
            <w:sz w:val="32"/>
            <w:szCs w:val="32"/>
          </w:rPr>
          <w:t>Cockpit</w:t>
        </w:r>
      </w:ins>
      <w:ins w:id="1177" w:author="Пользователь Windows" w:date="2020-08-15T18:55:00Z"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-ом</w:t>
        </w:r>
      </w:ins>
      <w:ins w:id="1178" w:author="Пользователь Windows" w:date="2020-08-12T17:41:00Z">
        <w:r w:rsidR="001464AC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</w:p>
    <w:p w:rsidR="001464AC" w:rsidRDefault="001464AC" w:rsidP="001464AC">
      <w:pPr>
        <w:spacing w:after="0" w:line="240" w:lineRule="auto"/>
        <w:rPr>
          <w:ins w:id="1179" w:author="Пользователь Windows" w:date="2020-08-15T18:55:00Z"/>
          <w:rFonts w:ascii="Courier New" w:eastAsia="Times New Roman" w:hAnsi="Courier New" w:cs="Courier New"/>
          <w:color w:val="444444"/>
          <w:sz w:val="20"/>
          <w:szCs w:val="20"/>
        </w:rPr>
      </w:pPr>
      <w:ins w:id="1180" w:author="Пользователь Windows" w:date="2020-08-12T17:41:00Z">
        <w:r w:rsidRPr="002F722A">
          <w:rPr>
            <w:rFonts w:ascii="Courier New" w:eastAsia="Times New Roman" w:hAnsi="Courier New" w:cs="Courier New"/>
            <w:color w:val="444444"/>
            <w:sz w:val="20"/>
            <w:szCs w:val="20"/>
          </w:rPr>
          <w:t>su</w:t>
        </w:r>
        <w:r w:rsidRPr="001464AC">
          <w:rPr>
            <w:rFonts w:ascii="Courier New" w:eastAsia="Times New Roman" w:hAnsi="Courier New" w:cs="Courier New"/>
            <w:color w:val="444444"/>
            <w:sz w:val="20"/>
            <w:szCs w:val="20"/>
            <w:rPrChange w:id="1181" w:author="Пользователь Windows" w:date="2020-08-12T18:00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 xml:space="preserve"> – </w:t>
        </w:r>
        <w:r w:rsidRPr="002F722A">
          <w:rPr>
            <w:rFonts w:ascii="Courier New" w:eastAsia="Times New Roman" w:hAnsi="Courier New" w:cs="Courier New"/>
            <w:color w:val="444444"/>
            <w:sz w:val="20"/>
            <w:szCs w:val="20"/>
          </w:rPr>
          <w:t>hxeadm</w:t>
        </w:r>
      </w:ins>
    </w:p>
    <w:p w:rsidR="009D1487" w:rsidRPr="001464AC" w:rsidRDefault="009D1487" w:rsidP="001464AC">
      <w:pPr>
        <w:spacing w:after="0" w:line="240" w:lineRule="auto"/>
        <w:rPr>
          <w:ins w:id="1182" w:author="Пользователь Windows" w:date="2020-08-12T17:41:00Z"/>
          <w:rFonts w:ascii="Courier New" w:eastAsia="Times New Roman" w:hAnsi="Courier New" w:cs="Courier New"/>
          <w:color w:val="444444"/>
          <w:sz w:val="20"/>
          <w:szCs w:val="20"/>
          <w:rPrChange w:id="1183" w:author="Пользователь Windows" w:date="2020-08-12T18:00:00Z">
            <w:rPr>
              <w:ins w:id="1184" w:author="Пользователь Windows" w:date="2020-08-12T17:41:00Z"/>
              <w:rFonts w:ascii="Courier New" w:eastAsia="Times New Roman" w:hAnsi="Courier New" w:cs="Courier New"/>
              <w:color w:val="444444"/>
              <w:sz w:val="20"/>
              <w:szCs w:val="20"/>
              <w:lang w:val="ru-RU"/>
            </w:rPr>
          </w:rPrChange>
        </w:rPr>
      </w:pPr>
    </w:p>
    <w:p w:rsidR="001464AC" w:rsidRPr="00C116B2" w:rsidRDefault="001464AC">
      <w:pPr>
        <w:spacing w:after="0" w:line="240" w:lineRule="auto"/>
        <w:rPr>
          <w:ins w:id="1185" w:author="Пользователь Windows" w:date="2020-08-12T17:37:00Z"/>
          <w:rFonts w:ascii="Courier New" w:eastAsia="Times New Roman" w:hAnsi="Courier New" w:cs="Courier New"/>
          <w:color w:val="444444"/>
          <w:sz w:val="20"/>
          <w:szCs w:val="20"/>
          <w:rPrChange w:id="1186" w:author="Пользователь Windows" w:date="2020-08-12T18:00:00Z">
            <w:rPr>
              <w:ins w:id="1187" w:author="Пользователь Windows" w:date="2020-08-12T17:37:00Z"/>
              <w:rFonts w:ascii="Times New Roman" w:hAnsi="Times New Roman" w:cs="Times New Roman"/>
              <w:sz w:val="32"/>
              <w:szCs w:val="32"/>
            </w:rPr>
          </w:rPrChange>
        </w:rPr>
        <w:pPrChange w:id="1188" w:author="Пользователь Windows" w:date="2020-08-12T18:00:00Z">
          <w:pPr/>
        </w:pPrChange>
      </w:pPr>
      <w:ins w:id="1189" w:author="Пользователь Windows" w:date="2020-08-12T18:00:00Z">
        <w:r w:rsidRPr="00C116B2">
          <w:rPr>
            <w:rFonts w:ascii="Courier New" w:eastAsia="Times New Roman" w:hAnsi="Courier New" w:cs="Courier New"/>
            <w:color w:val="444444"/>
            <w:sz w:val="20"/>
            <w:szCs w:val="20"/>
            <w:rPrChange w:id="1190" w:author="Пользователь Windows" w:date="2020-08-12T18:00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/usr/sap/distr/HANA_EXPRESS_20/register_cockpit.sh</w:t>
        </w:r>
      </w:ins>
    </w:p>
    <w:p w:rsidR="00731608" w:rsidRPr="001464AC" w:rsidRDefault="00731608">
      <w:pPr>
        <w:rPr>
          <w:ins w:id="1191" w:author="Пользователь Windows" w:date="2020-08-12T17:37:00Z"/>
          <w:rFonts w:ascii="Times New Roman" w:hAnsi="Times New Roman" w:cs="Times New Roman"/>
          <w:sz w:val="32"/>
          <w:szCs w:val="32"/>
          <w:rPrChange w:id="1192" w:author="Пользователь Windows" w:date="2020-08-12T18:00:00Z">
            <w:rPr>
              <w:ins w:id="1193" w:author="Пользователь Windows" w:date="2020-08-12T17:37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</w:p>
    <w:p w:rsidR="0004204F" w:rsidRPr="0004204F" w:rsidRDefault="0004204F">
      <w:pPr>
        <w:rPr>
          <w:ins w:id="1194" w:author="Пользователь Windows" w:date="2020-08-12T01:12:00Z"/>
          <w:rFonts w:ascii="Times New Roman" w:hAnsi="Times New Roman" w:cs="Times New Roman"/>
          <w:sz w:val="32"/>
          <w:szCs w:val="32"/>
          <w:lang w:val="ru-RU"/>
        </w:rPr>
      </w:pPr>
      <w:ins w:id="1195" w:author="Пользователь Windows" w:date="2020-08-12T01:15:00Z">
        <w:r>
          <w:rPr>
            <w:noProof/>
          </w:rPr>
          <w:lastRenderedPageBreak/>
          <w:drawing>
            <wp:inline distT="0" distB="0" distL="0" distR="0" wp14:anchorId="0150B502" wp14:editId="533B0E5A">
              <wp:extent cx="6152515" cy="2986405"/>
              <wp:effectExtent l="0" t="0" r="635" b="4445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986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4204F" w:rsidRDefault="0004204F">
      <w:pPr>
        <w:rPr>
          <w:ins w:id="1196" w:author="Пользователь Windows" w:date="2020-08-11T22:45:00Z"/>
          <w:rFonts w:ascii="Times New Roman" w:hAnsi="Times New Roman" w:cs="Times New Roman"/>
          <w:sz w:val="32"/>
          <w:szCs w:val="32"/>
          <w:lang w:val="ru-RU"/>
        </w:rPr>
      </w:pPr>
      <w:ins w:id="1197" w:author="Пользователь Windows" w:date="2020-08-12T01:20:00Z">
        <w:r>
          <w:rPr>
            <w:noProof/>
          </w:rPr>
          <w:drawing>
            <wp:inline distT="0" distB="0" distL="0" distR="0" wp14:anchorId="3B8EB28E" wp14:editId="65AD5C36">
              <wp:extent cx="6152515" cy="3270885"/>
              <wp:effectExtent l="0" t="0" r="635" b="5715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270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42D99" w:rsidRDefault="00542D99">
      <w:pPr>
        <w:rPr>
          <w:ins w:id="1198" w:author="Пользователь Windows" w:date="2020-08-16T16:42:00Z"/>
          <w:rFonts w:ascii="Times New Roman" w:hAnsi="Times New Roman" w:cs="Times New Roman"/>
          <w:sz w:val="32"/>
          <w:szCs w:val="32"/>
        </w:rPr>
      </w:pPr>
    </w:p>
    <w:p w:rsidR="00285D1A" w:rsidRDefault="00285D1A">
      <w:pPr>
        <w:rPr>
          <w:ins w:id="1199" w:author="Пользователь Windows" w:date="2020-08-12T15:57:00Z"/>
          <w:rFonts w:ascii="Times New Roman" w:hAnsi="Times New Roman" w:cs="Times New Roman"/>
          <w:sz w:val="32"/>
          <w:szCs w:val="32"/>
        </w:rPr>
      </w:pPr>
    </w:p>
    <w:p w:rsidR="0025754F" w:rsidRPr="00542D99" w:rsidRDefault="0025754F">
      <w:pPr>
        <w:rPr>
          <w:ins w:id="1200" w:author="Пользователь Windows" w:date="2020-08-11T22:45:00Z"/>
          <w:rFonts w:ascii="Times New Roman" w:hAnsi="Times New Roman" w:cs="Times New Roman"/>
          <w:sz w:val="32"/>
          <w:szCs w:val="32"/>
          <w:lang w:val="ru-RU"/>
          <w:rPrChange w:id="1201" w:author="Пользователь Windows" w:date="2020-08-12T15:58:00Z">
            <w:rPr>
              <w:ins w:id="1202" w:author="Пользователь Windows" w:date="2020-08-11T22:45:00Z"/>
              <w:rFonts w:ascii="Times New Roman" w:hAnsi="Times New Roman" w:cs="Times New Roman"/>
              <w:sz w:val="32"/>
              <w:szCs w:val="32"/>
            </w:rPr>
          </w:rPrChange>
        </w:rPr>
      </w:pPr>
      <w:ins w:id="1203" w:author="Пользователь Windows" w:date="2020-08-11T22:45:00Z">
        <w:r>
          <w:rPr>
            <w:rFonts w:ascii="Times New Roman" w:hAnsi="Times New Roman" w:cs="Times New Roman"/>
            <w:sz w:val="32"/>
            <w:szCs w:val="32"/>
          </w:rPr>
          <w:t>WebIDE</w:t>
        </w:r>
        <w:r w:rsidRPr="00542D99">
          <w:rPr>
            <w:rFonts w:ascii="Times New Roman" w:hAnsi="Times New Roman" w:cs="Times New Roman"/>
            <w:sz w:val="32"/>
            <w:szCs w:val="32"/>
            <w:lang w:val="ru-RU"/>
            <w:rPrChange w:id="1204" w:author="Пользователь Windows" w:date="2020-08-12T15:5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</w:p>
    <w:p w:rsidR="0025754F" w:rsidRDefault="00542D99">
      <w:pPr>
        <w:rPr>
          <w:ins w:id="1205" w:author="Пользователь Windows" w:date="2020-08-16T16:08:00Z"/>
          <w:rFonts w:ascii="Times New Roman" w:hAnsi="Times New Roman" w:cs="Times New Roman"/>
          <w:sz w:val="32"/>
          <w:szCs w:val="32"/>
          <w:lang w:val="ru-RU"/>
        </w:rPr>
      </w:pPr>
      <w:ins w:id="1206" w:author="Пользователь Windows" w:date="2020-08-12T15:57:00Z">
        <w:r>
          <w:rPr>
            <w:rFonts w:ascii="Times New Roman" w:hAnsi="Times New Roman" w:cs="Times New Roman"/>
            <w:sz w:val="32"/>
            <w:szCs w:val="32"/>
          </w:rPr>
          <w:t>WebIDE</w:t>
        </w:r>
      </w:ins>
      <w:ins w:id="1207" w:author="Пользователь Windows" w:date="2020-08-12T16:29:00Z"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 xml:space="preserve"> –</w:t>
        </w:r>
      </w:ins>
      <w:ins w:id="1208" w:author="Пользователь Windows" w:date="2020-08-16T15:57:00Z"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>это</w:t>
        </w:r>
        <w:r w:rsidR="0095425F">
          <w:rPr>
            <w:rFonts w:ascii="Times New Roman" w:hAnsi="Times New Roman" w:cs="Times New Roman"/>
            <w:sz w:val="32"/>
            <w:szCs w:val="32"/>
            <w:lang w:val="ru-RU"/>
          </w:rPr>
          <w:t xml:space="preserve"> интегрированная с </w:t>
        </w:r>
        <w:r w:rsidR="0095425F">
          <w:rPr>
            <w:rFonts w:ascii="Times New Roman" w:hAnsi="Times New Roman" w:cs="Times New Roman"/>
            <w:sz w:val="32"/>
            <w:szCs w:val="32"/>
          </w:rPr>
          <w:t>GitHub</w:t>
        </w:r>
        <w:r w:rsidR="00244358" w:rsidRPr="00244358">
          <w:rPr>
            <w:rFonts w:ascii="Times New Roman" w:hAnsi="Times New Roman" w:cs="Times New Roman"/>
            <w:sz w:val="32"/>
            <w:szCs w:val="32"/>
            <w:lang w:val="ru-RU"/>
            <w:rPrChange w:id="1209" w:author="Пользователь Windows" w:date="2020-08-16T15:5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-</w:t>
        </w:r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>ом</w:t>
        </w:r>
      </w:ins>
      <w:ins w:id="1210" w:author="Пользователь Windows" w:date="2020-08-12T16:29:00Z"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 xml:space="preserve"> брау</w:t>
        </w:r>
      </w:ins>
      <w:ins w:id="1211" w:author="Пользователь Windows" w:date="2020-08-16T15:57:00Z"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>з</w:t>
        </w:r>
      </w:ins>
      <w:ins w:id="1212" w:author="Пользователь Windows" w:date="2020-08-12T16:29:00Z"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 xml:space="preserve">ерная среда разработки. </w:t>
        </w:r>
      </w:ins>
    </w:p>
    <w:p w:rsidR="005610D2" w:rsidRDefault="0088676F">
      <w:pPr>
        <w:rPr>
          <w:ins w:id="1213" w:author="Пользователь Windows" w:date="2020-08-16T16:33:00Z"/>
          <w:rFonts w:ascii="Times New Roman" w:hAnsi="Times New Roman" w:cs="Times New Roman"/>
          <w:sz w:val="32"/>
          <w:szCs w:val="32"/>
          <w:lang w:val="ru-RU"/>
        </w:rPr>
      </w:pPr>
      <w:ins w:id="1214" w:author="Пользователь Windows" w:date="2020-08-16T16:08:00Z">
        <w:r>
          <w:rPr>
            <w:rFonts w:ascii="Times New Roman" w:hAnsi="Times New Roman" w:cs="Times New Roman"/>
            <w:sz w:val="32"/>
            <w:szCs w:val="32"/>
            <w:lang w:val="ru-RU"/>
          </w:rPr>
          <w:lastRenderedPageBreak/>
          <w:t xml:space="preserve">В разделе </w:t>
        </w:r>
        <w:r>
          <w:rPr>
            <w:rFonts w:ascii="Times New Roman" w:hAnsi="Times New Roman" w:cs="Times New Roman"/>
            <w:sz w:val="32"/>
            <w:szCs w:val="32"/>
          </w:rPr>
          <w:t>Development</w:t>
        </w:r>
        <w:r w:rsidRPr="0088676F">
          <w:rPr>
            <w:rFonts w:ascii="Times New Roman" w:hAnsi="Times New Roman" w:cs="Times New Roman"/>
            <w:sz w:val="32"/>
            <w:szCs w:val="32"/>
            <w:lang w:val="ru-RU"/>
            <w:rPrChange w:id="1215" w:author="Пользователь Windows" w:date="2020-08-16T16:0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4138CB">
          <w:rPr>
            <w:rFonts w:ascii="Times New Roman" w:hAnsi="Times New Roman" w:cs="Times New Roman"/>
            <w:sz w:val="32"/>
            <w:szCs w:val="32"/>
            <w:lang w:val="ru-RU"/>
          </w:rPr>
          <w:t xml:space="preserve">можно разрабатывать,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тестировать </w:t>
        </w:r>
      </w:ins>
      <w:ins w:id="1216" w:author="Пользователь Windows" w:date="2020-08-16T16:10:00Z">
        <w:r w:rsidR="004138CB">
          <w:rPr>
            <w:rFonts w:ascii="Times New Roman" w:hAnsi="Times New Roman" w:cs="Times New Roman"/>
            <w:sz w:val="32"/>
            <w:szCs w:val="32"/>
            <w:lang w:val="ru-RU"/>
          </w:rPr>
          <w:t xml:space="preserve">и публиковать </w:t>
        </w:r>
      </w:ins>
      <w:ins w:id="1217" w:author="Пользователь Windows" w:date="2020-08-16T16:09:00Z">
        <w:r w:rsidR="004138CB">
          <w:rPr>
            <w:rFonts w:ascii="Times New Roman" w:hAnsi="Times New Roman" w:cs="Times New Roman"/>
            <w:sz w:val="32"/>
            <w:szCs w:val="32"/>
            <w:lang w:val="ru-RU"/>
          </w:rPr>
          <w:t>модули на NodeJS,</w:t>
        </w:r>
      </w:ins>
      <w:ins w:id="1218" w:author="Пользователь Windows" w:date="2020-08-16T16:10:00Z">
        <w:r w:rsidR="004138CB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4138CB">
          <w:rPr>
            <w:rFonts w:ascii="Times New Roman" w:hAnsi="Times New Roman" w:cs="Times New Roman"/>
            <w:sz w:val="32"/>
            <w:szCs w:val="32"/>
          </w:rPr>
          <w:t>Java</w:t>
        </w:r>
        <w:r w:rsidR="004138CB" w:rsidRPr="004138CB">
          <w:rPr>
            <w:rFonts w:ascii="Times New Roman" w:hAnsi="Times New Roman" w:cs="Times New Roman"/>
            <w:sz w:val="32"/>
            <w:szCs w:val="32"/>
            <w:lang w:val="ru-RU"/>
            <w:rPrChange w:id="1219" w:author="Пользователь Windows" w:date="2020-08-16T16:10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, </w:t>
        </w:r>
        <w:r w:rsidR="004138CB">
          <w:rPr>
            <w:rFonts w:ascii="Times New Roman" w:hAnsi="Times New Roman" w:cs="Times New Roman"/>
            <w:sz w:val="32"/>
            <w:szCs w:val="32"/>
          </w:rPr>
          <w:t>HTML</w:t>
        </w:r>
        <w:r w:rsidR="004138CB" w:rsidRPr="004138CB">
          <w:rPr>
            <w:rFonts w:ascii="Times New Roman" w:hAnsi="Times New Roman" w:cs="Times New Roman"/>
            <w:sz w:val="32"/>
            <w:szCs w:val="32"/>
            <w:lang w:val="ru-RU"/>
            <w:rPrChange w:id="1220" w:author="Пользователь Windows" w:date="2020-08-16T16:10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5</w:t>
        </w:r>
      </w:ins>
      <w:ins w:id="1221" w:author="Пользователь Windows" w:date="2020-08-16T16:13:00Z">
        <w:r w:rsidR="005610D2">
          <w:rPr>
            <w:rFonts w:ascii="Times New Roman" w:hAnsi="Times New Roman" w:cs="Times New Roman"/>
            <w:sz w:val="32"/>
            <w:szCs w:val="32"/>
            <w:lang w:val="ru-RU"/>
          </w:rPr>
          <w:t xml:space="preserve">. </w:t>
        </w:r>
      </w:ins>
    </w:p>
    <w:p w:rsidR="008F6895" w:rsidRDefault="0025349C">
      <w:pPr>
        <w:rPr>
          <w:ins w:id="1222" w:author="Пользователь Windows" w:date="2020-08-16T16:42:00Z"/>
          <w:rFonts w:ascii="Times New Roman" w:hAnsi="Times New Roman" w:cs="Times New Roman"/>
          <w:sz w:val="32"/>
          <w:szCs w:val="32"/>
          <w:lang w:val="ru-RU"/>
        </w:rPr>
      </w:pPr>
      <w:ins w:id="1223" w:author="Пользователь Windows" w:date="2020-08-16T16:13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В разделе </w:t>
        </w:r>
      </w:ins>
      <w:ins w:id="1224" w:author="Пользователь Windows" w:date="2020-08-16T16:14:00Z">
        <w:r>
          <w:rPr>
            <w:rFonts w:ascii="Times New Roman" w:hAnsi="Times New Roman" w:cs="Times New Roman"/>
            <w:sz w:val="32"/>
            <w:szCs w:val="32"/>
          </w:rPr>
          <w:t>Database</w:t>
        </w:r>
        <w:r w:rsidRPr="005610D2">
          <w:rPr>
            <w:rFonts w:ascii="Times New Roman" w:hAnsi="Times New Roman" w:cs="Times New Roman"/>
            <w:sz w:val="32"/>
            <w:szCs w:val="32"/>
            <w:lang w:val="ru-RU"/>
            <w:rPrChange w:id="1225" w:author="Пользователь Windows" w:date="2020-08-16T16:3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</w:rPr>
          <w:t>Explorer</w:t>
        </w:r>
        <w:r w:rsidRPr="005610D2">
          <w:rPr>
            <w:rFonts w:ascii="Times New Roman" w:hAnsi="Times New Roman" w:cs="Times New Roman"/>
            <w:sz w:val="32"/>
            <w:szCs w:val="32"/>
            <w:lang w:val="ru-RU"/>
            <w:rPrChange w:id="1226" w:author="Пользователь Windows" w:date="2020-08-16T16:3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227" w:author="Пользователь Windows" w:date="2020-08-16T16:33:00Z">
        <w:r w:rsidR="005610D2">
          <w:rPr>
            <w:rFonts w:ascii="Times New Roman" w:hAnsi="Times New Roman" w:cs="Times New Roman"/>
            <w:sz w:val="32"/>
            <w:szCs w:val="32"/>
            <w:lang w:val="ru-RU"/>
          </w:rPr>
          <w:t xml:space="preserve">можно создавать </w:t>
        </w:r>
      </w:ins>
      <w:ins w:id="1228" w:author="Пользователь Windows" w:date="2020-08-16T15:40:00Z">
        <w:r w:rsidR="00BC439D">
          <w:rPr>
            <w:rFonts w:ascii="Times New Roman" w:hAnsi="Times New Roman" w:cs="Times New Roman"/>
            <w:sz w:val="32"/>
            <w:szCs w:val="32"/>
            <w:lang w:val="ru-RU"/>
          </w:rPr>
          <w:t>и упра</w:t>
        </w:r>
      </w:ins>
      <w:ins w:id="1229" w:author="Пользователь Windows" w:date="2020-08-16T17:47:00Z">
        <w:r w:rsidR="008509CC" w:rsidRPr="008509CC">
          <w:rPr>
            <w:rFonts w:ascii="Times New Roman" w:hAnsi="Times New Roman" w:cs="Times New Roman"/>
            <w:sz w:val="32"/>
            <w:szCs w:val="32"/>
            <w:lang w:val="ru-RU"/>
            <w:rPrChange w:id="1230" w:author="Пользователь Windows" w:date="2020-08-16T17:4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в</w:t>
        </w:r>
      </w:ins>
      <w:ins w:id="1231" w:author="Пользователь Windows" w:date="2020-08-16T15:40:00Z">
        <w:r w:rsidR="00BC439D">
          <w:rPr>
            <w:rFonts w:ascii="Times New Roman" w:hAnsi="Times New Roman" w:cs="Times New Roman"/>
            <w:sz w:val="32"/>
            <w:szCs w:val="32"/>
            <w:lang w:val="ru-RU"/>
          </w:rPr>
          <w:t xml:space="preserve">лять объектами </w:t>
        </w:r>
      </w:ins>
      <w:ins w:id="1232" w:author="Пользователь Windows" w:date="2020-08-16T16:34:00Z">
        <w:r w:rsidR="005610D2">
          <w:rPr>
            <w:rFonts w:ascii="Times New Roman" w:hAnsi="Times New Roman" w:cs="Times New Roman"/>
            <w:sz w:val="32"/>
            <w:szCs w:val="32"/>
            <w:lang w:val="ru-RU"/>
          </w:rPr>
          <w:t xml:space="preserve">на уровне </w:t>
        </w:r>
      </w:ins>
      <w:ins w:id="1233" w:author="Пользователь Windows" w:date="2020-08-16T15:40:00Z">
        <w:r w:rsidR="00BC439D">
          <w:rPr>
            <w:rFonts w:ascii="Times New Roman" w:hAnsi="Times New Roman" w:cs="Times New Roman"/>
            <w:sz w:val="32"/>
            <w:szCs w:val="32"/>
            <w:lang w:val="ru-RU"/>
          </w:rPr>
          <w:t>базы данных</w:t>
        </w:r>
      </w:ins>
      <w:ins w:id="1234" w:author="Пользователь Windows" w:date="2020-08-16T16:34:00Z">
        <w:r w:rsidR="005610D2">
          <w:rPr>
            <w:rFonts w:ascii="Times New Roman" w:hAnsi="Times New Roman" w:cs="Times New Roman"/>
            <w:sz w:val="32"/>
            <w:szCs w:val="32"/>
            <w:lang w:val="ru-RU"/>
          </w:rPr>
          <w:t xml:space="preserve"> (таблицы, представления, хранимые процедуры и т.д)</w:t>
        </w:r>
      </w:ins>
    </w:p>
    <w:p w:rsidR="00285D1A" w:rsidRPr="00285D1A" w:rsidRDefault="00285D1A">
      <w:pPr>
        <w:rPr>
          <w:ins w:id="1235" w:author="Пользователь Windows" w:date="2020-08-16T15:23:00Z"/>
          <w:rFonts w:ascii="Times New Roman" w:hAnsi="Times New Roman" w:cs="Times New Roman"/>
          <w:sz w:val="32"/>
          <w:szCs w:val="32"/>
          <w:lang w:val="ru-RU"/>
        </w:rPr>
      </w:pPr>
      <w:ins w:id="1236" w:author="Пользователь Windows" w:date="2020-08-16T16:43:00Z">
        <w:r>
          <w:rPr>
            <w:rFonts w:ascii="Times New Roman" w:hAnsi="Times New Roman" w:cs="Times New Roman"/>
            <w:sz w:val="32"/>
            <w:szCs w:val="32"/>
            <w:lang w:val="ru-RU"/>
          </w:rPr>
          <w:t>Подключение</w:t>
        </w:r>
      </w:ins>
      <w:ins w:id="1237" w:author="Пользователь Windows" w:date="2020-08-17T11:58:00Z">
        <w:r w:rsidR="00DE7E27" w:rsidRPr="00405570">
          <w:rPr>
            <w:rFonts w:ascii="Times New Roman" w:hAnsi="Times New Roman" w:cs="Times New Roman"/>
            <w:sz w:val="32"/>
            <w:szCs w:val="32"/>
            <w:lang w:val="ru-RU"/>
            <w:rPrChange w:id="1238" w:author="Пользователь Windows" w:date="2020-08-17T16:2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к тенанту</w:t>
        </w:r>
      </w:ins>
      <w:ins w:id="1239" w:author="Пользователь Windows" w:date="2020-08-16T16:43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и обзор объектов</w:t>
        </w:r>
      </w:ins>
      <w:ins w:id="1240" w:author="Пользователь Windows" w:date="2020-08-17T11:58:00Z">
        <w:r w:rsidR="00DE7E27">
          <w:rPr>
            <w:rFonts w:ascii="Times New Roman" w:hAnsi="Times New Roman" w:cs="Times New Roman"/>
            <w:sz w:val="32"/>
            <w:szCs w:val="32"/>
            <w:lang w:val="ru-RU"/>
          </w:rPr>
          <w:t xml:space="preserve"> в нём</w:t>
        </w:r>
      </w:ins>
      <w:ins w:id="1241" w:author="Пользователь Windows" w:date="2020-08-16T16:44:00Z">
        <w:r w:rsidRPr="00405570">
          <w:rPr>
            <w:rFonts w:ascii="Times New Roman" w:hAnsi="Times New Roman" w:cs="Times New Roman"/>
            <w:sz w:val="32"/>
            <w:szCs w:val="32"/>
            <w:lang w:val="ru-RU"/>
            <w:rPrChange w:id="1242" w:author="Пользователь Windows" w:date="2020-08-17T16:2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</w:p>
    <w:p w:rsidR="008F6895" w:rsidRDefault="00255FE6">
      <w:pPr>
        <w:rPr>
          <w:ins w:id="1243" w:author="Пользователь Windows" w:date="2020-08-16T15:44:00Z"/>
          <w:rFonts w:ascii="Times New Roman" w:hAnsi="Times New Roman" w:cs="Times New Roman"/>
          <w:sz w:val="32"/>
          <w:szCs w:val="32"/>
          <w:lang w:val="ru-RU"/>
        </w:rPr>
      </w:pPr>
      <w:ins w:id="1244" w:author="Пользователь Windows" w:date="2020-08-16T15:39:00Z">
        <w:r>
          <w:rPr>
            <w:noProof/>
          </w:rPr>
          <w:drawing>
            <wp:inline distT="0" distB="0" distL="0" distR="0" wp14:anchorId="178DC592" wp14:editId="3D728556">
              <wp:extent cx="6152515" cy="5057775"/>
              <wp:effectExtent l="0" t="0" r="635" b="9525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5057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C439D" w:rsidRDefault="00BC439D">
      <w:pPr>
        <w:rPr>
          <w:ins w:id="1245" w:author="Пользователь Windows" w:date="2020-08-16T15:44:00Z"/>
          <w:rFonts w:ascii="Times New Roman" w:hAnsi="Times New Roman" w:cs="Times New Roman"/>
          <w:sz w:val="32"/>
          <w:szCs w:val="32"/>
          <w:lang w:val="ru-RU"/>
        </w:rPr>
      </w:pPr>
    </w:p>
    <w:p w:rsidR="00BC439D" w:rsidRPr="008509CC" w:rsidRDefault="008509CC">
      <w:pPr>
        <w:rPr>
          <w:ins w:id="1246" w:author="Пользователь Windows" w:date="2020-08-16T15:44:00Z"/>
          <w:rFonts w:ascii="Times New Roman" w:hAnsi="Times New Roman" w:cs="Times New Roman"/>
          <w:sz w:val="32"/>
          <w:szCs w:val="32"/>
          <w:rPrChange w:id="1247" w:author="Пользователь Windows" w:date="2020-08-16T17:30:00Z">
            <w:rPr>
              <w:ins w:id="1248" w:author="Пользователь Windows" w:date="2020-08-16T15:44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ins w:id="1249" w:author="Пользователь Windows" w:date="2020-08-16T17:39:00Z">
        <w:r>
          <w:rPr>
            <w:rFonts w:ascii="Times New Roman" w:hAnsi="Times New Roman" w:cs="Times New Roman"/>
            <w:sz w:val="32"/>
            <w:szCs w:val="32"/>
          </w:rPr>
          <w:tab/>
        </w:r>
      </w:ins>
    </w:p>
    <w:p w:rsidR="002472B7" w:rsidRPr="0020585C" w:rsidRDefault="00BC439D" w:rsidP="002472B7">
      <w:pPr>
        <w:rPr>
          <w:ins w:id="1250" w:author="Пользователь Windows" w:date="2020-08-12T19:03:00Z"/>
          <w:rFonts w:ascii="Times New Roman" w:hAnsi="Times New Roman" w:cs="Times New Roman"/>
          <w:sz w:val="32"/>
          <w:szCs w:val="32"/>
          <w:lang w:val="ru-RU"/>
          <w:rPrChange w:id="1251" w:author="Пользователь Windows" w:date="2020-08-17T11:48:00Z">
            <w:rPr>
              <w:ins w:id="1252" w:author="Пользователь Windows" w:date="2020-08-12T19:03:00Z"/>
              <w:rFonts w:ascii="Times New Roman" w:hAnsi="Times New Roman" w:cs="Times New Roman"/>
              <w:b/>
              <w:sz w:val="32"/>
              <w:szCs w:val="32"/>
              <w:lang w:val="ru-RU"/>
            </w:rPr>
          </w:rPrChange>
        </w:rPr>
      </w:pPr>
      <w:ins w:id="1253" w:author="Пользователь Windows" w:date="2020-08-16T15:44:00Z">
        <w:r>
          <w:rPr>
            <w:noProof/>
          </w:rPr>
          <w:lastRenderedPageBreak/>
          <w:drawing>
            <wp:inline distT="0" distB="0" distL="0" distR="0" wp14:anchorId="19E05D53" wp14:editId="09E59029">
              <wp:extent cx="5753100" cy="8572500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3100" cy="857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254" w:author="Пользователь Windows" w:date="2020-08-09T13:39:00Z">
        <w:r w:rsidR="002472B7" w:rsidRPr="006F3A97">
          <w:rPr>
            <w:rFonts w:ascii="Times New Roman" w:hAnsi="Times New Roman" w:cs="Times New Roman"/>
            <w:b/>
            <w:sz w:val="32"/>
            <w:szCs w:val="32"/>
            <w:lang w:val="ru-RU"/>
          </w:rPr>
          <w:lastRenderedPageBreak/>
          <w:t xml:space="preserve">Шаг 8. </w:t>
        </w:r>
        <w:r w:rsidR="002472B7">
          <w:rPr>
            <w:rFonts w:ascii="Times New Roman" w:hAnsi="Times New Roman" w:cs="Times New Roman"/>
            <w:b/>
            <w:sz w:val="32"/>
            <w:szCs w:val="32"/>
            <w:lang w:val="ru-RU"/>
          </w:rPr>
          <w:t xml:space="preserve">Первое </w:t>
        </w:r>
        <w:r w:rsidR="002472B7">
          <w:rPr>
            <w:rFonts w:ascii="Times New Roman" w:hAnsi="Times New Roman" w:cs="Times New Roman"/>
            <w:b/>
            <w:sz w:val="32"/>
            <w:szCs w:val="32"/>
          </w:rPr>
          <w:t>Node</w:t>
        </w:r>
        <w:r w:rsidR="002472B7" w:rsidRPr="002472B7">
          <w:rPr>
            <w:rFonts w:ascii="Times New Roman" w:hAnsi="Times New Roman" w:cs="Times New Roman"/>
            <w:b/>
            <w:sz w:val="32"/>
            <w:szCs w:val="32"/>
            <w:lang w:val="ru-RU"/>
            <w:rPrChange w:id="1255" w:author="Пользователь Windows" w:date="2020-08-09T13:40:00Z">
              <w:rPr>
                <w:rFonts w:ascii="Times New Roman" w:hAnsi="Times New Roman" w:cs="Times New Roman"/>
                <w:b/>
                <w:sz w:val="32"/>
                <w:szCs w:val="32"/>
              </w:rPr>
            </w:rPrChange>
          </w:rPr>
          <w:t>.</w:t>
        </w:r>
        <w:r w:rsidR="002472B7">
          <w:rPr>
            <w:rFonts w:ascii="Times New Roman" w:hAnsi="Times New Roman" w:cs="Times New Roman"/>
            <w:b/>
            <w:sz w:val="32"/>
            <w:szCs w:val="32"/>
          </w:rPr>
          <w:t>js</w:t>
        </w:r>
        <w:r w:rsidR="002472B7" w:rsidRPr="002472B7">
          <w:rPr>
            <w:rFonts w:ascii="Times New Roman" w:hAnsi="Times New Roman" w:cs="Times New Roman"/>
            <w:b/>
            <w:sz w:val="32"/>
            <w:szCs w:val="32"/>
            <w:lang w:val="ru-RU"/>
            <w:rPrChange w:id="1256" w:author="Пользователь Windows" w:date="2020-08-09T13:40:00Z">
              <w:rPr>
                <w:rFonts w:ascii="Times New Roman" w:hAnsi="Times New Roman" w:cs="Times New Roman"/>
                <w:b/>
                <w:sz w:val="32"/>
                <w:szCs w:val="32"/>
              </w:rPr>
            </w:rPrChange>
          </w:rPr>
          <w:t xml:space="preserve"> </w:t>
        </w:r>
      </w:ins>
      <w:ins w:id="1257" w:author="Пользователь Windows" w:date="2020-08-09T13:40:00Z">
        <w:r w:rsidR="002472B7">
          <w:rPr>
            <w:rFonts w:ascii="Times New Roman" w:hAnsi="Times New Roman" w:cs="Times New Roman"/>
            <w:b/>
            <w:sz w:val="32"/>
            <w:szCs w:val="32"/>
            <w:lang w:val="ru-RU"/>
          </w:rPr>
          <w:t>приложение</w:t>
        </w:r>
      </w:ins>
      <w:ins w:id="1258" w:author="Пользователь Windows" w:date="2020-08-09T13:39:00Z">
        <w:r w:rsidR="002472B7" w:rsidRPr="006F3A97">
          <w:rPr>
            <w:rFonts w:ascii="Times New Roman" w:hAnsi="Times New Roman" w:cs="Times New Roman"/>
            <w:b/>
            <w:sz w:val="32"/>
            <w:szCs w:val="32"/>
            <w:lang w:val="ru-RU"/>
          </w:rPr>
          <w:t>.</w:t>
        </w:r>
      </w:ins>
    </w:p>
    <w:p w:rsidR="00AF6646" w:rsidDel="00C864D3" w:rsidRDefault="00A26D7C" w:rsidP="00C864D3">
      <w:pPr>
        <w:rPr>
          <w:del w:id="1259" w:author="Пользователь Windows" w:date="2020-09-10T00:35:00Z"/>
          <w:rFonts w:ascii="Times New Roman" w:hAnsi="Times New Roman" w:cs="Times New Roman"/>
          <w:sz w:val="32"/>
          <w:szCs w:val="32"/>
          <w:lang w:val="ru-RU"/>
        </w:rPr>
        <w:pPrChange w:id="1260" w:author="Пользователь Windows" w:date="2020-09-10T00:35:00Z">
          <w:pPr/>
        </w:pPrChange>
      </w:pPr>
      <w:ins w:id="1261" w:author="Пользователь Windows" w:date="2020-08-12T19:03:00Z">
        <w:r w:rsidRPr="00D82C31">
          <w:rPr>
            <w:rFonts w:ascii="Times New Roman" w:hAnsi="Times New Roman" w:cs="Times New Roman"/>
            <w:sz w:val="32"/>
            <w:szCs w:val="32"/>
            <w:lang w:val="ru-RU"/>
            <w:rPrChange w:id="1262" w:author="Пользователь Windows" w:date="2020-08-24T19:5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Откроем </w:t>
        </w:r>
      </w:ins>
      <w:ins w:id="1263" w:author="Пользователь Windows" w:date="2020-08-12T19:04:00Z">
        <w:r>
          <w:rPr>
            <w:rFonts w:ascii="Times New Roman" w:hAnsi="Times New Roman" w:cs="Times New Roman"/>
            <w:sz w:val="32"/>
            <w:szCs w:val="32"/>
          </w:rPr>
          <w:t>WebIDE</w:t>
        </w:r>
      </w:ins>
      <w:ins w:id="1264" w:author="Пользователь Windows" w:date="2020-08-23T08:32:00Z">
        <w:r w:rsidR="00AA22E8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265" w:author="Пользователь Windows" w:date="2020-08-24T19:50:00Z">
        <w:r w:rsidR="00D82C31">
          <w:rPr>
            <w:rFonts w:ascii="Times New Roman" w:hAnsi="Times New Roman" w:cs="Times New Roman"/>
            <w:sz w:val="32"/>
            <w:szCs w:val="32"/>
            <w:lang w:val="ru-RU"/>
          </w:rPr>
          <w:t>и создадим простое</w:t>
        </w:r>
      </w:ins>
      <w:ins w:id="1266" w:author="Пользователь Windows" w:date="2020-08-24T19:51:00Z">
        <w:r w:rsidR="00D82C31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267" w:author="Пользователь Windows" w:date="2020-09-10T00:33:00Z">
        <w:r w:rsidR="00C864D3">
          <w:rPr>
            <w:rFonts w:ascii="Times New Roman" w:hAnsi="Times New Roman" w:cs="Times New Roman"/>
            <w:sz w:val="32"/>
            <w:szCs w:val="32"/>
          </w:rPr>
          <w:t>UI</w:t>
        </w:r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268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5/</w:t>
        </w:r>
      </w:ins>
      <w:ins w:id="1269" w:author="Пользователь Windows" w:date="2020-08-24T19:51:00Z">
        <w:r w:rsidR="00D82C31">
          <w:rPr>
            <w:rFonts w:ascii="Times New Roman" w:hAnsi="Times New Roman" w:cs="Times New Roman"/>
            <w:sz w:val="32"/>
            <w:szCs w:val="32"/>
          </w:rPr>
          <w:t>Node</w:t>
        </w:r>
        <w:r w:rsidR="00D82C31" w:rsidRPr="00D82C31">
          <w:rPr>
            <w:rFonts w:ascii="Times New Roman" w:hAnsi="Times New Roman" w:cs="Times New Roman"/>
            <w:sz w:val="32"/>
            <w:szCs w:val="32"/>
            <w:lang w:val="ru-RU"/>
            <w:rPrChange w:id="1270" w:author="Пользователь Windows" w:date="2020-08-24T19:5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.</w:t>
        </w:r>
        <w:r w:rsidR="00D82C31">
          <w:rPr>
            <w:rFonts w:ascii="Times New Roman" w:hAnsi="Times New Roman" w:cs="Times New Roman"/>
            <w:sz w:val="32"/>
            <w:szCs w:val="32"/>
          </w:rPr>
          <w:t>js</w:t>
        </w:r>
      </w:ins>
      <w:ins w:id="1271" w:author="Пользователь Windows" w:date="2020-09-10T00:34:00Z"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272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273" w:author="Пользователь Windows" w:date="2020-09-10T00:36:00Z">
        <w:r w:rsidR="00C864D3">
          <w:rPr>
            <w:rFonts w:ascii="Times New Roman" w:hAnsi="Times New Roman" w:cs="Times New Roman"/>
            <w:sz w:val="32"/>
            <w:szCs w:val="32"/>
            <w:lang w:val="ru-RU"/>
          </w:rPr>
          <w:t>приложение</w:t>
        </w:r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274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  <w:lang w:val="ru-RU"/>
              </w:rPr>
            </w:rPrChange>
          </w:rPr>
          <w:t xml:space="preserve"> </w:t>
        </w:r>
      </w:ins>
      <w:ins w:id="1275" w:author="Пользователь Windows" w:date="2020-09-10T00:34:00Z"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276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“</w:t>
        </w:r>
        <w:r w:rsidR="00C864D3">
          <w:rPr>
            <w:rFonts w:ascii="Times New Roman" w:hAnsi="Times New Roman" w:cs="Times New Roman"/>
            <w:sz w:val="32"/>
            <w:szCs w:val="32"/>
          </w:rPr>
          <w:t>Hello</w:t>
        </w:r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277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C864D3">
          <w:rPr>
            <w:rFonts w:ascii="Times New Roman" w:hAnsi="Times New Roman" w:cs="Times New Roman"/>
            <w:sz w:val="32"/>
            <w:szCs w:val="32"/>
          </w:rPr>
          <w:t>World</w:t>
        </w:r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278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!”</w:t>
        </w:r>
      </w:ins>
      <w:ins w:id="1279" w:author="Пользователь Windows" w:date="2020-08-24T19:50:00Z">
        <w:r w:rsidR="00D82C31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</w:p>
    <w:p w:rsidR="00C864D3" w:rsidRDefault="00C864D3" w:rsidP="00C864D3">
      <w:pPr>
        <w:rPr>
          <w:ins w:id="1280" w:author="Пользователь Windows" w:date="2020-09-10T00:36:00Z"/>
          <w:rFonts w:ascii="Times New Roman" w:hAnsi="Times New Roman" w:cs="Times New Roman"/>
          <w:sz w:val="32"/>
          <w:szCs w:val="32"/>
        </w:rPr>
        <w:pPrChange w:id="1281" w:author="Пользователь Windows" w:date="2020-09-10T00:35:00Z">
          <w:pPr/>
        </w:pPrChange>
      </w:pPr>
    </w:p>
    <w:p w:rsidR="00C864D3" w:rsidRDefault="00C864D3" w:rsidP="00C864D3">
      <w:pPr>
        <w:rPr>
          <w:ins w:id="1282" w:author="Пользователь Windows" w:date="2020-09-10T00:37:00Z"/>
          <w:rFonts w:ascii="Times New Roman" w:hAnsi="Times New Roman" w:cs="Times New Roman"/>
          <w:sz w:val="32"/>
          <w:szCs w:val="32"/>
          <w:lang w:val="ru-RU"/>
        </w:rPr>
        <w:pPrChange w:id="1283" w:author="Пользователь Windows" w:date="2020-09-10T00:35:00Z">
          <w:pPr/>
        </w:pPrChange>
      </w:pPr>
      <w:ins w:id="1284" w:author="Пользователь Windows" w:date="2020-09-10T00:36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Для этого выберем </w:t>
        </w:r>
      </w:ins>
    </w:p>
    <w:p w:rsidR="00C864D3" w:rsidRPr="00780797" w:rsidRDefault="00C864D3" w:rsidP="00C864D3">
      <w:pPr>
        <w:rPr>
          <w:ins w:id="1285" w:author="Пользователь Windows" w:date="2020-09-10T00:37:00Z"/>
          <w:rFonts w:ascii="Times New Roman" w:hAnsi="Times New Roman" w:cs="Times New Roman"/>
          <w:sz w:val="32"/>
          <w:szCs w:val="32"/>
          <w:lang w:val="ru-RU"/>
          <w:rPrChange w:id="1286" w:author="Пользователь Windows" w:date="2020-09-10T11:42:00Z">
            <w:rPr>
              <w:ins w:id="1287" w:author="Пользователь Windows" w:date="2020-09-10T00:37:00Z"/>
              <w:rFonts w:ascii="Arial" w:hAnsi="Arial" w:cs="Arial"/>
              <w:color w:val="3C3C3C"/>
              <w:sz w:val="21"/>
              <w:szCs w:val="21"/>
              <w:shd w:val="clear" w:color="auto" w:fill="FFFFFF"/>
            </w:rPr>
          </w:rPrChange>
        </w:rPr>
        <w:pPrChange w:id="1288" w:author="Пользователь Windows" w:date="2020-09-10T00:35:00Z">
          <w:pPr/>
        </w:pPrChange>
      </w:pPr>
      <w:ins w:id="1289" w:author="Пользователь Windows" w:date="2020-09-10T00:37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290" w:author="Пользователь Windows" w:date="2020-09-10T11:42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Workspace – Git – Clone Repository</w:t>
        </w:r>
      </w:ins>
    </w:p>
    <w:p w:rsidR="00C864D3" w:rsidRPr="00780797" w:rsidRDefault="00C864D3" w:rsidP="00C864D3">
      <w:pPr>
        <w:rPr>
          <w:ins w:id="1291" w:author="Пользователь Windows" w:date="2020-09-10T11:40:00Z"/>
          <w:rFonts w:ascii="Times New Roman" w:hAnsi="Times New Roman" w:cs="Times New Roman"/>
          <w:sz w:val="32"/>
          <w:szCs w:val="32"/>
          <w:lang w:val="ru-RU"/>
          <w:rPrChange w:id="1292" w:author="Пользователь Windows" w:date="2020-09-10T11:42:00Z">
            <w:rPr>
              <w:ins w:id="1293" w:author="Пользователь Windows" w:date="2020-09-10T11:40:00Z"/>
            </w:rPr>
          </w:rPrChange>
        </w:rPr>
      </w:pPr>
      <w:ins w:id="1294" w:author="Пользователь Windows" w:date="2020-09-10T00:37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Для качестве репозитория укажем - 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295" w:author="Пользователь Windows" w:date="2020-09-10T11:42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Repository – 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296" w:author="Пользователь Windows" w:date="2020-09-10T11:42:00Z">
              <w:rPr/>
            </w:rPrChange>
          </w:rPr>
          <w:fldChar w:fldCharType="begin"/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297" w:author="Пользователь Windows" w:date="2020-09-10T11:42:00Z">
              <w:rPr/>
            </w:rPrChange>
          </w:rPr>
          <w:instrText xml:space="preserve"> HYPERLINK "https://github.com/basisteam-io/SAPHANAXS_helloworld.git" \t "_blank" </w:instrTex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298" w:author="Пользователь Windows" w:date="2020-09-10T11:42:00Z">
              <w:rPr/>
            </w:rPrChange>
          </w:rPr>
          <w:fldChar w:fldCharType="separate"/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299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https</w:t>
        </w:r>
        <w:r w:rsidRPr="00780797">
          <w:rPr>
            <w:rFonts w:ascii="Times New Roman" w:hAnsi="Times New Roman" w:cs="Times New Roman"/>
            <w:sz w:val="32"/>
            <w:szCs w:val="32"/>
            <w:rPrChange w:id="1300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://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01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github</w:t>
        </w:r>
        <w:r w:rsidRPr="00780797">
          <w:rPr>
            <w:rFonts w:ascii="Times New Roman" w:hAnsi="Times New Roman" w:cs="Times New Roman"/>
            <w:sz w:val="32"/>
            <w:szCs w:val="32"/>
            <w:rPrChange w:id="1302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.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03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com</w:t>
        </w:r>
        <w:r w:rsidRPr="00780797">
          <w:rPr>
            <w:rFonts w:ascii="Times New Roman" w:hAnsi="Times New Roman" w:cs="Times New Roman"/>
            <w:sz w:val="32"/>
            <w:szCs w:val="32"/>
            <w:rPrChange w:id="1304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/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05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basisteam</w:t>
        </w:r>
        <w:r w:rsidRPr="00780797">
          <w:rPr>
            <w:rFonts w:ascii="Times New Roman" w:hAnsi="Times New Roman" w:cs="Times New Roman"/>
            <w:sz w:val="32"/>
            <w:szCs w:val="32"/>
            <w:rPrChange w:id="1306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-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07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io</w:t>
        </w:r>
        <w:r w:rsidRPr="00780797">
          <w:rPr>
            <w:rFonts w:ascii="Times New Roman" w:hAnsi="Times New Roman" w:cs="Times New Roman"/>
            <w:sz w:val="32"/>
            <w:szCs w:val="32"/>
            <w:rPrChange w:id="1308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/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09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SAPHANAXS</w:t>
        </w:r>
        <w:r w:rsidRPr="00780797">
          <w:rPr>
            <w:rFonts w:ascii="Times New Roman" w:hAnsi="Times New Roman" w:cs="Times New Roman"/>
            <w:sz w:val="32"/>
            <w:szCs w:val="32"/>
            <w:rPrChange w:id="1310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_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11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helloworld</w:t>
        </w:r>
        <w:r w:rsidRPr="00780797">
          <w:rPr>
            <w:rFonts w:ascii="Times New Roman" w:hAnsi="Times New Roman" w:cs="Times New Roman"/>
            <w:sz w:val="32"/>
            <w:szCs w:val="32"/>
            <w:rPrChange w:id="1312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.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13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git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14" w:author="Пользователь Windows" w:date="2020-09-10T11:42:00Z">
              <w:rPr/>
            </w:rPrChange>
          </w:rPr>
          <w:fldChar w:fldCharType="end"/>
        </w:r>
      </w:ins>
    </w:p>
    <w:p w:rsidR="00780797" w:rsidRPr="00780797" w:rsidRDefault="00780797" w:rsidP="00C864D3">
      <w:pPr>
        <w:rPr>
          <w:ins w:id="1315" w:author="Пользователь Windows" w:date="2020-09-10T00:37:00Z"/>
          <w:rFonts w:ascii="Times New Roman" w:hAnsi="Times New Roman" w:cs="Times New Roman"/>
          <w:sz w:val="32"/>
          <w:szCs w:val="32"/>
          <w:lang w:val="ru-RU"/>
          <w:rPrChange w:id="1316" w:author="Пользователь Windows" w:date="2020-09-10T11:42:00Z">
            <w:rPr>
              <w:ins w:id="1317" w:author="Пользователь Windows" w:date="2020-09-10T00:37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ins w:id="1318" w:author="Пользователь Windows" w:date="2020-09-10T11:40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19" w:author="Пользователь Windows" w:date="2020-09-10T11:42:00Z">
              <w:rPr>
                <w:lang w:val="ru-RU"/>
              </w:rPr>
            </w:rPrChange>
          </w:rPr>
          <w:t>Таким образом мы получим копию простого приложения</w:t>
        </w:r>
      </w:ins>
      <w:ins w:id="1320" w:author="Пользователь Windows" w:date="2020-09-10T11:42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1" w:author="Пользователь Windows" w:date="2020-09-10T11:42:00Z">
              <w:rPr>
                <w:lang w:val="ru-RU"/>
              </w:rPr>
            </w:rPrChange>
          </w:rPr>
          <w:t xml:space="preserve"> 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2" w:author="Пользователь Windows" w:date="2020-09-10T11:42:00Z">
              <w:rPr/>
            </w:rPrChange>
          </w:rPr>
          <w:t>Hello world!</w:t>
        </w:r>
      </w:ins>
      <w:ins w:id="1323" w:author="Пользователь Windows" w:date="2020-09-10T11:40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4" w:author="Пользователь Windows" w:date="2020-09-10T11:42:00Z">
              <w:rPr>
                <w:lang w:val="ru-RU"/>
              </w:rPr>
            </w:rPrChange>
          </w:rPr>
          <w:t>, разобрться и</w:t>
        </w:r>
      </w:ins>
      <w:ins w:id="1325" w:author="Пользователь Windows" w:date="2020-09-10T11:42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6" w:author="Пользователь Windows" w:date="2020-09-10T11:42:00Z">
              <w:rPr>
                <w:lang w:val="ru-RU"/>
              </w:rPr>
            </w:rPrChange>
          </w:rPr>
          <w:t>ли модифицировать которое не составит никакого труда.</w:t>
        </w:r>
      </w:ins>
      <w:ins w:id="1327" w:author="Пользователь Windows" w:date="2020-09-10T11:40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8" w:author="Пользователь Windows" w:date="2020-09-10T11:42:00Z">
              <w:rPr>
                <w:lang w:val="ru-RU"/>
              </w:rPr>
            </w:rPrChange>
          </w:rPr>
          <w:t xml:space="preserve"> </w:t>
        </w:r>
      </w:ins>
    </w:p>
    <w:p w:rsidR="00C864D3" w:rsidRDefault="00C864D3" w:rsidP="00C864D3">
      <w:pPr>
        <w:rPr>
          <w:ins w:id="1329" w:author="Пользователь Windows" w:date="2020-09-10T00:38:00Z"/>
          <w:rFonts w:ascii="Times New Roman" w:hAnsi="Times New Roman" w:cs="Times New Roman"/>
          <w:sz w:val="32"/>
          <w:szCs w:val="32"/>
          <w:lang w:val="ru-RU"/>
        </w:rPr>
        <w:pPrChange w:id="1330" w:author="Пользователь Windows" w:date="2020-09-10T00:35:00Z">
          <w:pPr/>
        </w:pPrChange>
      </w:pPr>
      <w:ins w:id="1331" w:author="Пользователь Windows" w:date="2020-09-10T00:38:00Z">
        <w:r>
          <w:rPr>
            <w:rFonts w:ascii="Times New Roman" w:hAnsi="Times New Roman" w:cs="Times New Roman"/>
            <w:sz w:val="32"/>
            <w:szCs w:val="32"/>
            <w:lang w:val="ru-RU"/>
          </w:rPr>
          <w:t>Устаноим пространство где будет развернуто данное приложение.</w:t>
        </w:r>
      </w:ins>
    </w:p>
    <w:p w:rsidR="00C864D3" w:rsidRPr="00C864D3" w:rsidRDefault="00C864D3" w:rsidP="00C864D3">
      <w:pPr>
        <w:rPr>
          <w:ins w:id="1332" w:author="Пользователь Windows" w:date="2020-09-10T00:38:00Z"/>
          <w:rFonts w:ascii="Times New Roman" w:hAnsi="Times New Roman" w:cs="Times New Roman"/>
          <w:sz w:val="32"/>
          <w:szCs w:val="32"/>
          <w:lang w:val="ru-RU"/>
          <w:rPrChange w:id="1333" w:author="Пользователь Windows" w:date="2020-09-10T00:38:00Z">
            <w:rPr>
              <w:ins w:id="1334" w:author="Пользователь Windows" w:date="2020-09-10T00:38:00Z"/>
              <w:rFonts w:ascii="Times New Roman" w:hAnsi="Times New Roman" w:cs="Times New Roman"/>
              <w:sz w:val="32"/>
              <w:szCs w:val="32"/>
            </w:rPr>
          </w:rPrChange>
        </w:rPr>
        <w:pPrChange w:id="1335" w:author="Пользователь Windows" w:date="2020-09-10T00:35:00Z">
          <w:pPr/>
        </w:pPrChange>
      </w:pPr>
      <w:ins w:id="1336" w:author="Пользователь Windows" w:date="2020-09-10T00:38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В нашем случае это пространство – </w:t>
        </w:r>
        <w:r>
          <w:rPr>
            <w:rFonts w:ascii="Times New Roman" w:hAnsi="Times New Roman" w:cs="Times New Roman"/>
            <w:sz w:val="32"/>
            <w:szCs w:val="32"/>
          </w:rPr>
          <w:t>development</w:t>
        </w:r>
      </w:ins>
    </w:p>
    <w:p w:rsidR="00C864D3" w:rsidRPr="00C864D3" w:rsidRDefault="00C864D3" w:rsidP="00C864D3">
      <w:pPr>
        <w:rPr>
          <w:ins w:id="1337" w:author="Пользователь Windows" w:date="2020-09-10T00:38:00Z"/>
          <w:rFonts w:ascii="Times New Roman" w:hAnsi="Times New Roman" w:cs="Times New Roman"/>
          <w:sz w:val="32"/>
          <w:szCs w:val="32"/>
          <w:rPrChange w:id="1338" w:author="Пользователь Windows" w:date="2020-09-10T00:39:00Z">
            <w:rPr>
              <w:ins w:id="1339" w:author="Пользователь Windows" w:date="2020-09-10T00:38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  <w:pPrChange w:id="1340" w:author="Пользователь Windows" w:date="2020-09-10T00:35:00Z">
          <w:pPr/>
        </w:pPrChange>
      </w:pPr>
      <w:ins w:id="1341" w:author="Пользователь Windows" w:date="2020-09-10T00:39:00Z">
        <w:r>
          <w:rPr>
            <w:noProof/>
          </w:rPr>
          <w:drawing>
            <wp:inline distT="0" distB="0" distL="0" distR="0">
              <wp:extent cx="6152515" cy="2082030"/>
              <wp:effectExtent l="0" t="0" r="635" b="0"/>
              <wp:docPr id="53" name="Picture 53" descr="https://blogs.sap.com/wp-content/uploads/2020/09/hana_xs_3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s://blogs.sap.com/wp-content/uploads/2020/09/hana_xs_36.png"/>
                      <pic:cNvPicPr>
                        <a:picLocks noChangeAspect="1" noChangeArrowheads="1"/>
                      </pic:cNvPicPr>
                    </pic:nvPicPr>
                    <pic:blipFill>
                      <a:blip r:embed="rId5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2082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C864D3" w:rsidRDefault="008D27DC" w:rsidP="00C864D3">
      <w:pPr>
        <w:rPr>
          <w:ins w:id="1342" w:author="Пользователь Windows" w:date="2020-09-10T00:41:00Z"/>
          <w:rFonts w:ascii="Times New Roman" w:hAnsi="Times New Roman" w:cs="Times New Roman"/>
          <w:sz w:val="32"/>
          <w:szCs w:val="32"/>
          <w:lang w:val="ru-RU"/>
        </w:rPr>
        <w:pPrChange w:id="1343" w:author="Пользователь Windows" w:date="2020-09-10T00:35:00Z">
          <w:pPr/>
        </w:pPrChange>
      </w:pPr>
      <w:ins w:id="1344" w:author="Пользователь Windows" w:date="2020-09-10T00:40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Последовательно сделаем </w:t>
        </w:r>
        <w:r w:rsidRPr="008D27DC">
          <w:rPr>
            <w:rFonts w:ascii="Times New Roman" w:hAnsi="Times New Roman" w:cs="Times New Roman"/>
            <w:sz w:val="32"/>
            <w:szCs w:val="32"/>
            <w:lang w:val="ru-RU"/>
            <w:rPrChange w:id="1345" w:author="Пользователь Windows" w:date="2020-09-10T00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В</w:t>
        </w:r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46" w:author="Пользователь Windows" w:date="2020-09-10T11:2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uild</w:t>
        </w:r>
        <w:r w:rsidRPr="008D27DC">
          <w:rPr>
            <w:rFonts w:ascii="Times New Roman" w:hAnsi="Times New Roman" w:cs="Times New Roman"/>
            <w:sz w:val="32"/>
            <w:szCs w:val="32"/>
            <w:lang w:val="ru-RU"/>
            <w:rPrChange w:id="1347" w:author="Пользователь Windows" w:date="2020-09-10T00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>при</w:t>
        </w:r>
      </w:ins>
      <w:ins w:id="1348" w:author="Пользователь Windows" w:date="2020-09-10T00:41:00Z">
        <w:r>
          <w:rPr>
            <w:rFonts w:ascii="Times New Roman" w:hAnsi="Times New Roman" w:cs="Times New Roman"/>
            <w:sz w:val="32"/>
            <w:szCs w:val="32"/>
            <w:lang w:val="ru-RU"/>
          </w:rPr>
          <w:t>ложения и проекта</w:t>
        </w:r>
      </w:ins>
    </w:p>
    <w:p w:rsidR="008D27DC" w:rsidRPr="00E3626B" w:rsidRDefault="008D27DC" w:rsidP="00C864D3">
      <w:pPr>
        <w:rPr>
          <w:ins w:id="1349" w:author="Пользователь Windows" w:date="2020-09-10T00:43:00Z"/>
          <w:rFonts w:ascii="Times New Roman" w:hAnsi="Times New Roman" w:cs="Times New Roman"/>
          <w:sz w:val="32"/>
          <w:szCs w:val="32"/>
          <w:lang w:val="ru-RU"/>
          <w:rPrChange w:id="1350" w:author="Пользователь Windows" w:date="2020-09-10T11:28:00Z">
            <w:rPr>
              <w:ins w:id="1351" w:author="Пользователь Windows" w:date="2020-09-10T00:43:00Z"/>
              <w:rFonts w:ascii="Arial" w:hAnsi="Arial" w:cs="Arial"/>
              <w:color w:val="3C3C3C"/>
              <w:sz w:val="21"/>
              <w:szCs w:val="21"/>
              <w:shd w:val="clear" w:color="auto" w:fill="FFFFFF"/>
              <w:lang w:val="ru-RU"/>
            </w:rPr>
          </w:rPrChange>
        </w:rPr>
        <w:pPrChange w:id="1352" w:author="Пользователь Windows" w:date="2020-09-10T00:35:00Z">
          <w:pPr/>
        </w:pPrChange>
      </w:pPr>
      <w:ins w:id="1353" w:author="Пользователь Windows" w:date="2020-09-10T00:41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Результатом билдинга будет  </w:t>
        </w:r>
        <w:r w:rsidRPr="008D27DC">
          <w:rPr>
            <w:rFonts w:ascii="Times New Roman" w:hAnsi="Times New Roman" w:cs="Times New Roman"/>
            <w:sz w:val="32"/>
            <w:szCs w:val="32"/>
            <w:lang w:val="ru-RU"/>
            <w:rPrChange w:id="1354" w:author="Пользователь Windows" w:date="2020-09-10T00:42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.</w:t>
        </w:r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55" w:author="Пользователь Windows" w:date="2020-09-10T11:2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mtar</w:t>
        </w:r>
        <w:r w:rsidRPr="008D27DC">
          <w:rPr>
            <w:rFonts w:ascii="Times New Roman" w:hAnsi="Times New Roman" w:cs="Times New Roman"/>
            <w:sz w:val="32"/>
            <w:szCs w:val="32"/>
            <w:lang w:val="ru-RU"/>
            <w:rPrChange w:id="1356" w:author="Пользователь Windows" w:date="2020-09-10T00:42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файл в папке </w:t>
        </w:r>
      </w:ins>
      <w:ins w:id="1357" w:author="Пользователь Windows" w:date="2020-09-10T00:42:00Z"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58" w:author="Пользователь Windows" w:date="2020-09-10T11:28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mta_archives</w:t>
        </w:r>
      </w:ins>
      <w:ins w:id="1359" w:author="Пользователь Windows" w:date="2020-09-10T11:28:00Z">
        <w:r w:rsidR="00E3626B" w:rsidRPr="00E3626B">
          <w:rPr>
            <w:rFonts w:ascii="Times New Roman" w:hAnsi="Times New Roman" w:cs="Times New Roman"/>
            <w:sz w:val="32"/>
            <w:szCs w:val="32"/>
            <w:lang w:val="ru-RU"/>
            <w:rPrChange w:id="1360" w:author="Пользователь Windows" w:date="2020-09-10T11:28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>, которая рассположена</w:t>
        </w:r>
      </w:ins>
      <w:ins w:id="1361" w:author="Пользователь Windows" w:date="2020-09-10T00:42:00Z"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62" w:author="Пользователь Windows" w:date="2020-09-10T11:28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 xml:space="preserve"> в верхней части меню с иеррахией проекта</w:t>
        </w:r>
      </w:ins>
      <w:ins w:id="1363" w:author="Пользователь Windows" w:date="2020-09-10T00:43:00Z"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64" w:author="Пользователь Windows" w:date="2020-09-10T11:28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>.</w:t>
        </w:r>
      </w:ins>
    </w:p>
    <w:p w:rsidR="008D27DC" w:rsidRPr="00E3626B" w:rsidRDefault="008D27DC" w:rsidP="00C864D3">
      <w:pPr>
        <w:rPr>
          <w:ins w:id="1365" w:author="Пользователь Windows" w:date="2020-09-10T00:43:00Z"/>
          <w:rFonts w:ascii="Times New Roman" w:hAnsi="Times New Roman" w:cs="Times New Roman"/>
          <w:sz w:val="32"/>
          <w:szCs w:val="32"/>
          <w:lang w:val="ru-RU"/>
          <w:rPrChange w:id="1366" w:author="Пользователь Windows" w:date="2020-09-10T11:30:00Z">
            <w:rPr>
              <w:ins w:id="1367" w:author="Пользователь Windows" w:date="2020-09-10T00:43:00Z"/>
              <w:rFonts w:ascii="Arial" w:hAnsi="Arial" w:cs="Arial"/>
              <w:color w:val="3C3C3C"/>
              <w:sz w:val="21"/>
              <w:szCs w:val="21"/>
              <w:shd w:val="clear" w:color="auto" w:fill="FFFFFF"/>
              <w:lang w:val="ru-RU"/>
            </w:rPr>
          </w:rPrChange>
        </w:rPr>
        <w:pPrChange w:id="1368" w:author="Пользователь Windows" w:date="2020-09-10T00:35:00Z">
          <w:pPr/>
        </w:pPrChange>
      </w:pPr>
    </w:p>
    <w:p w:rsidR="008D27DC" w:rsidRPr="008D27DC" w:rsidRDefault="008D27DC" w:rsidP="00C864D3">
      <w:pPr>
        <w:rPr>
          <w:ins w:id="1369" w:author="Пользователь Windows" w:date="2020-09-10T00:36:00Z"/>
          <w:rFonts w:ascii="Times New Roman" w:hAnsi="Times New Roman" w:cs="Times New Roman"/>
          <w:sz w:val="32"/>
          <w:szCs w:val="32"/>
          <w:lang w:val="ru-RU"/>
          <w:rPrChange w:id="1370" w:author="Пользователь Windows" w:date="2020-09-10T00:40:00Z">
            <w:rPr>
              <w:ins w:id="1371" w:author="Пользователь Windows" w:date="2020-09-10T00:36:00Z"/>
              <w:rFonts w:ascii="Times New Roman" w:hAnsi="Times New Roman" w:cs="Times New Roman"/>
              <w:sz w:val="32"/>
              <w:szCs w:val="32"/>
            </w:rPr>
          </w:rPrChange>
        </w:rPr>
        <w:pPrChange w:id="1372" w:author="Пользователь Windows" w:date="2020-09-10T00:35:00Z">
          <w:pPr/>
        </w:pPrChange>
      </w:pPr>
      <w:ins w:id="1373" w:author="Пользователь Windows" w:date="2020-09-10T00:43:00Z"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74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>Необходимо выбрать содержащийся в п</w:t>
        </w:r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375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 xml:space="preserve">акпке </w:t>
        </w:r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376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 xml:space="preserve">.mtar </w:t>
        </w:r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377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>файл и сделать для него</w:t>
        </w:r>
      </w:ins>
      <w:ins w:id="1378" w:author="Пользователь Windows" w:date="2020-09-10T11:29:00Z">
        <w:r w:rsidR="00E3626B" w:rsidRPr="00E3626B">
          <w:rPr>
            <w:rFonts w:ascii="Times New Roman" w:hAnsi="Times New Roman" w:cs="Times New Roman"/>
            <w:sz w:val="32"/>
            <w:szCs w:val="32"/>
            <w:lang w:val="ru-RU"/>
            <w:rPrChange w:id="1379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 xml:space="preserve"> операцию</w:t>
        </w:r>
      </w:ins>
      <w:ins w:id="1380" w:author="Пользователь Windows" w:date="2020-09-10T00:43:00Z"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381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 xml:space="preserve"> </w:t>
        </w:r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382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“</w:t>
        </w:r>
      </w:ins>
      <w:ins w:id="1383" w:author="Пользователь Windows" w:date="2020-09-10T11:29:00Z">
        <w:r w:rsidR="00E3626B" w:rsidRPr="00E3626B">
          <w:rPr>
            <w:rFonts w:ascii="Times New Roman" w:hAnsi="Times New Roman" w:cs="Times New Roman"/>
            <w:sz w:val="32"/>
            <w:szCs w:val="32"/>
            <w:lang w:val="ru-RU"/>
            <w:rPrChange w:id="1384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Deploy to XS Advanced</w:t>
        </w:r>
      </w:ins>
      <w:ins w:id="1385" w:author="Пользователь Windows" w:date="2020-09-10T00:43:00Z"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386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”</w:t>
        </w:r>
      </w:ins>
      <w:ins w:id="1387" w:author="Пользователь Windows" w:date="2020-09-10T00:41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</w:p>
    <w:p w:rsidR="0026118D" w:rsidRPr="006F3A97" w:rsidDel="00C864D3" w:rsidRDefault="00E3626B" w:rsidP="00C864D3">
      <w:pPr>
        <w:rPr>
          <w:del w:id="1388" w:author="Пользователь Windows" w:date="2020-09-10T00:35:00Z"/>
          <w:rFonts w:ascii="Times New Roman" w:hAnsi="Times New Roman" w:cs="Times New Roman"/>
          <w:sz w:val="32"/>
          <w:szCs w:val="32"/>
          <w:lang w:val="ru-RU"/>
        </w:rPr>
        <w:pPrChange w:id="1389" w:author="Пользователь Windows" w:date="2020-09-10T00:35:00Z">
          <w:pPr/>
        </w:pPrChange>
      </w:pPr>
      <w:ins w:id="1390" w:author="Пользователь Windows" w:date="2020-09-10T11:29:00Z">
        <w:r>
          <w:rPr>
            <w:noProof/>
          </w:rPr>
          <w:lastRenderedPageBreak/>
          <w:drawing>
            <wp:inline distT="0" distB="0" distL="0" distR="0">
              <wp:extent cx="6152515" cy="3478252"/>
              <wp:effectExtent l="0" t="0" r="635" b="8255"/>
              <wp:docPr id="56" name="Picture 56" descr="https://blogs.sap.com/wp-content/uploads/2020/09/hana_xs_3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s://blogs.sap.com/wp-content/uploads/2020/09/hana_xs_37.png"/>
                      <pic:cNvPicPr>
                        <a:picLocks noChangeAspect="1" noChangeArrowheads="1"/>
                      </pic:cNvPicPr>
                    </pic:nvPicPr>
                    <pic:blipFill>
                      <a:blip r:embed="rId5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34782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F36DF" w:rsidDel="00210B56" w:rsidRDefault="006F36DF" w:rsidP="00C864D3">
      <w:pPr>
        <w:rPr>
          <w:del w:id="1391" w:author="Пользователь Windows" w:date="2020-08-09T11:16:00Z"/>
          <w:rFonts w:ascii="Times New Roman" w:hAnsi="Times New Roman" w:cs="Times New Roman"/>
          <w:b/>
          <w:sz w:val="32"/>
          <w:szCs w:val="32"/>
          <w:lang w:val="ru-RU"/>
        </w:rPr>
        <w:pPrChange w:id="1392" w:author="Пользователь Windows" w:date="2020-09-10T00:35:00Z">
          <w:pPr/>
        </w:pPrChange>
      </w:pPr>
      <w:del w:id="1393" w:author="Пользователь Windows" w:date="2020-08-09T11:16:00Z">
        <w:r w:rsidRPr="006F3A97" w:rsidDel="00210B56">
          <w:rPr>
            <w:rFonts w:ascii="Times New Roman" w:hAnsi="Times New Roman" w:cs="Times New Roman"/>
            <w:b/>
            <w:sz w:val="32"/>
            <w:szCs w:val="32"/>
            <w:lang w:val="ru-RU"/>
          </w:rPr>
          <w:delText>Шаг 8. Начало работы.</w:delText>
        </w:r>
      </w:del>
    </w:p>
    <w:p w:rsidR="001E672A" w:rsidDel="00C864D3" w:rsidRDefault="001E672A" w:rsidP="00C864D3">
      <w:pPr>
        <w:rPr>
          <w:del w:id="1394" w:author="Пользователь Windows" w:date="2020-09-10T00:35:00Z"/>
          <w:rFonts w:ascii="Times New Roman" w:hAnsi="Times New Roman" w:cs="Times New Roman"/>
          <w:b/>
          <w:sz w:val="32"/>
          <w:szCs w:val="32"/>
          <w:lang w:val="ru-RU"/>
        </w:rPr>
        <w:pPrChange w:id="1395" w:author="Пользователь Windows" w:date="2020-09-10T00:35:00Z">
          <w:pPr/>
        </w:pPrChange>
      </w:pPr>
    </w:p>
    <w:p w:rsidR="001E672A" w:rsidDel="00F11530" w:rsidRDefault="001E672A" w:rsidP="00C864D3">
      <w:pPr>
        <w:rPr>
          <w:del w:id="1396" w:author="Пользователь Windows" w:date="2020-08-12T19:22:00Z"/>
          <w:rFonts w:ascii="Times New Roman" w:hAnsi="Times New Roman" w:cs="Times New Roman"/>
          <w:b/>
          <w:sz w:val="32"/>
          <w:szCs w:val="32"/>
          <w:lang w:val="ru-RU"/>
        </w:rPr>
        <w:pPrChange w:id="1397" w:author="Пользователь Windows" w:date="2020-09-10T00:35:00Z">
          <w:pPr/>
        </w:pPrChange>
      </w:pPr>
    </w:p>
    <w:p w:rsidR="00F11530" w:rsidRPr="00B208A4" w:rsidRDefault="00F11530" w:rsidP="00C864D3">
      <w:pPr>
        <w:rPr>
          <w:ins w:id="1398" w:author="Пользователь Windows" w:date="2020-08-12T19:22:00Z"/>
          <w:rFonts w:ascii="Times New Roman" w:hAnsi="Times New Roman" w:cs="Times New Roman"/>
          <w:b/>
          <w:sz w:val="32"/>
          <w:szCs w:val="32"/>
          <w:lang w:val="ru-RU"/>
        </w:rPr>
        <w:pPrChange w:id="1399" w:author="Пользователь Windows" w:date="2020-09-10T00:35:00Z">
          <w:pPr/>
        </w:pPrChange>
      </w:pPr>
    </w:p>
    <w:p w:rsidR="00D95D07" w:rsidRDefault="00E3626B" w:rsidP="00D95D07">
      <w:pPr>
        <w:rPr>
          <w:ins w:id="1400" w:author="Пользователь Windows" w:date="2020-09-10T00:40:00Z"/>
          <w:rFonts w:ascii="Times New Roman" w:hAnsi="Times New Roman" w:cs="Times New Roman"/>
          <w:b/>
          <w:sz w:val="32"/>
          <w:szCs w:val="32"/>
          <w:lang w:val="ru-RU"/>
        </w:rPr>
      </w:pPr>
      <w:ins w:id="1401" w:author="Пользователь Windows" w:date="2020-09-10T11:30:00Z">
        <w:r>
          <w:rPr>
            <w:noProof/>
          </w:rPr>
          <w:drawing>
            <wp:inline distT="0" distB="0" distL="0" distR="0">
              <wp:extent cx="6152515" cy="1189799"/>
              <wp:effectExtent l="0" t="0" r="635" b="0"/>
              <wp:docPr id="57" name="Picture 57" descr="https://blogs.sap.com/wp-content/uploads/2020/09/hana_xs_3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s://blogs.sap.com/wp-content/uploads/2020/09/hana_xs_38.png"/>
                      <pic:cNvPicPr>
                        <a:picLocks noChangeAspect="1" noChangeArrowheads="1"/>
                      </pic:cNvPicPr>
                    </pic:nvPicPr>
                    <pic:blipFill>
                      <a:blip r:embed="rId5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11897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E3626B" w:rsidRPr="00E3626B" w:rsidRDefault="00E3626B" w:rsidP="00D95D07">
      <w:pPr>
        <w:rPr>
          <w:ins w:id="1402" w:author="Пользователь Windows" w:date="2020-09-10T11:31:00Z"/>
          <w:rFonts w:ascii="Times New Roman" w:hAnsi="Times New Roman" w:cs="Times New Roman"/>
          <w:sz w:val="28"/>
          <w:szCs w:val="28"/>
          <w:lang w:val="ru-RU"/>
          <w:rPrChange w:id="1403" w:author="Пользователь Windows" w:date="2020-09-10T11:32:00Z">
            <w:rPr>
              <w:ins w:id="1404" w:author="Пользователь Windows" w:date="2020-09-10T11:31:00Z"/>
              <w:rFonts w:ascii="Times New Roman" w:hAnsi="Times New Roman" w:cs="Times New Roman"/>
              <w:sz w:val="28"/>
              <w:szCs w:val="28"/>
            </w:rPr>
          </w:rPrChange>
        </w:rPr>
      </w:pPr>
      <w:ins w:id="1405" w:author="Пользователь Windows" w:date="2020-09-10T11:31:00Z">
        <w:r w:rsidRPr="00E3626B">
          <w:rPr>
            <w:rFonts w:ascii="Times New Roman" w:hAnsi="Times New Roman" w:cs="Times New Roman"/>
            <w:sz w:val="28"/>
            <w:szCs w:val="28"/>
            <w:lang w:val="ru-RU"/>
            <w:rPrChange w:id="1406" w:author="Пользователь Windows" w:date="2020-09-10T11:32:00Z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rPrChange>
          </w:rPr>
          <w:t xml:space="preserve">Вернёмся к коммандной строке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и переключимся н</w:t>
        </w:r>
      </w:ins>
      <w:ins w:id="1407" w:author="Пользователь Windows" w:date="2020-09-10T11:32:00Z">
        <w:r>
          <w:rPr>
            <w:rFonts w:ascii="Times New Roman" w:hAnsi="Times New Roman" w:cs="Times New Roman"/>
            <w:sz w:val="28"/>
            <w:szCs w:val="28"/>
            <w:lang w:val="ru-RU"/>
          </w:rPr>
          <w:t>а</w:t>
        </w:r>
      </w:ins>
      <w:ins w:id="1408" w:author="Пользователь Windows" w:date="2020-09-10T11:31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пространство </w:t>
        </w:r>
      </w:ins>
      <w:ins w:id="1409" w:author="Пользователь Windows" w:date="2020-09-10T11:32:00Z">
        <w:r>
          <w:rPr>
            <w:rFonts w:ascii="Times New Roman" w:hAnsi="Times New Roman" w:cs="Times New Roman"/>
            <w:sz w:val="28"/>
            <w:szCs w:val="28"/>
          </w:rPr>
          <w:t>development</w:t>
        </w:r>
        <w:r w:rsidRPr="00E3626B">
          <w:rPr>
            <w:rFonts w:ascii="Times New Roman" w:hAnsi="Times New Roman" w:cs="Times New Roman"/>
            <w:sz w:val="28"/>
            <w:szCs w:val="28"/>
            <w:lang w:val="ru-RU"/>
            <w:rPrChange w:id="1410" w:author="Пользователь Windows" w:date="2020-09-10T11:32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E3626B" w:rsidRDefault="00E3626B" w:rsidP="00E3626B">
      <w:pPr>
        <w:shd w:val="clear" w:color="auto" w:fill="FFFFFF"/>
        <w:spacing w:after="0" w:line="240" w:lineRule="auto"/>
        <w:rPr>
          <w:ins w:id="1411" w:author="Пользователь Windows" w:date="2020-09-10T11:32:00Z"/>
          <w:rFonts w:ascii="Arial" w:eastAsia="Times New Roman" w:hAnsi="Arial" w:cs="Arial"/>
          <w:i/>
          <w:iCs/>
          <w:color w:val="3C3C3C"/>
          <w:sz w:val="21"/>
          <w:szCs w:val="21"/>
          <w:bdr w:val="none" w:sz="0" w:space="0" w:color="auto" w:frame="1"/>
        </w:rPr>
      </w:pPr>
      <w:ins w:id="1412" w:author="Пользователь Windows" w:date="2020-09-10T11:31:00Z">
        <w:r w:rsidRPr="00E3626B">
          <w:rPr>
            <w:rFonts w:ascii="Arial" w:eastAsia="Times New Roman" w:hAnsi="Arial" w:cs="Arial"/>
            <w:i/>
            <w:iCs/>
            <w:color w:val="3C3C3C"/>
            <w:sz w:val="21"/>
            <w:szCs w:val="21"/>
            <w:bdr w:val="none" w:sz="0" w:space="0" w:color="auto" w:frame="1"/>
          </w:rPr>
          <w:t>xs target -o HANAExpress -s development</w:t>
        </w:r>
      </w:ins>
    </w:p>
    <w:p w:rsidR="00E3626B" w:rsidRDefault="00E3626B" w:rsidP="00E3626B">
      <w:pPr>
        <w:shd w:val="clear" w:color="auto" w:fill="FFFFFF"/>
        <w:spacing w:after="0" w:line="240" w:lineRule="auto"/>
        <w:rPr>
          <w:ins w:id="1413" w:author="Пользователь Windows" w:date="2020-09-10T11:32:00Z"/>
          <w:rFonts w:ascii="Arial" w:eastAsia="Times New Roman" w:hAnsi="Arial" w:cs="Arial"/>
          <w:i/>
          <w:iCs/>
          <w:color w:val="3C3C3C"/>
          <w:sz w:val="21"/>
          <w:szCs w:val="21"/>
          <w:bdr w:val="none" w:sz="0" w:space="0" w:color="auto" w:frame="1"/>
        </w:rPr>
      </w:pPr>
    </w:p>
    <w:p w:rsidR="00E3626B" w:rsidRPr="00E3626B" w:rsidRDefault="00E3626B" w:rsidP="00E3626B">
      <w:pPr>
        <w:shd w:val="clear" w:color="auto" w:fill="FFFFFF"/>
        <w:spacing w:after="0" w:line="240" w:lineRule="auto"/>
        <w:rPr>
          <w:ins w:id="1414" w:author="Пользователь Windows" w:date="2020-09-10T11:32:00Z"/>
          <w:rFonts w:ascii="Times New Roman" w:hAnsi="Times New Roman" w:cs="Times New Roman"/>
          <w:sz w:val="28"/>
          <w:szCs w:val="28"/>
          <w:lang w:val="ru-RU"/>
          <w:rPrChange w:id="1415" w:author="Пользователь Windows" w:date="2020-09-10T11:33:00Z">
            <w:rPr>
              <w:ins w:id="1416" w:author="Пользователь Windows" w:date="2020-09-10T11:32:00Z"/>
              <w:rFonts w:ascii="Arial" w:eastAsia="Times New Roman" w:hAnsi="Arial" w:cs="Arial"/>
              <w:i/>
              <w:iCs/>
              <w:color w:val="3C3C3C"/>
              <w:sz w:val="21"/>
              <w:szCs w:val="21"/>
              <w:bdr w:val="none" w:sz="0" w:space="0" w:color="auto" w:frame="1"/>
            </w:rPr>
          </w:rPrChange>
        </w:rPr>
      </w:pPr>
      <w:ins w:id="1417" w:author="Пользователь Windows" w:date="2020-09-10T11:32:00Z">
        <w:r w:rsidRPr="00E3626B">
          <w:rPr>
            <w:rFonts w:ascii="Times New Roman" w:hAnsi="Times New Roman" w:cs="Times New Roman"/>
            <w:sz w:val="28"/>
            <w:szCs w:val="28"/>
            <w:lang w:val="ru-RU"/>
            <w:rPrChange w:id="1418" w:author="Пользователь Windows" w:date="2020-09-10T11:33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bdr w:val="none" w:sz="0" w:space="0" w:color="auto" w:frame="1"/>
                <w:lang w:val="ru-RU"/>
              </w:rPr>
            </w:rPrChange>
          </w:rPr>
          <w:t>Выведем список всех запущенных приложений в этом пространстве</w:t>
        </w:r>
      </w:ins>
      <w:ins w:id="1419" w:author="Пользователь Windows" w:date="2020-09-10T11:33:00Z">
        <w:r w:rsidRPr="00E3626B">
          <w:rPr>
            <w:rFonts w:ascii="Times New Roman" w:hAnsi="Times New Roman" w:cs="Times New Roman"/>
            <w:sz w:val="28"/>
            <w:szCs w:val="28"/>
            <w:lang w:val="ru-RU"/>
            <w:rPrChange w:id="1420" w:author="Пользователь Windows" w:date="2020-09-10T11:33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E3626B" w:rsidRPr="00E3626B" w:rsidRDefault="00E3626B" w:rsidP="00E3626B">
      <w:pPr>
        <w:shd w:val="clear" w:color="auto" w:fill="FFFFFF"/>
        <w:spacing w:after="0" w:line="240" w:lineRule="auto"/>
        <w:rPr>
          <w:ins w:id="1421" w:author="Пользователь Windows" w:date="2020-09-10T11:31:00Z"/>
          <w:rFonts w:ascii="Arial" w:eastAsia="Times New Roman" w:hAnsi="Arial" w:cs="Arial"/>
          <w:i/>
          <w:iCs/>
          <w:color w:val="3C3C3C"/>
          <w:sz w:val="21"/>
          <w:szCs w:val="21"/>
          <w:lang w:val="ru-RU"/>
          <w:rPrChange w:id="1422" w:author="Пользователь Windows" w:date="2020-09-10T11:32:00Z">
            <w:rPr>
              <w:ins w:id="1423" w:author="Пользователь Windows" w:date="2020-09-10T11:31:00Z"/>
              <w:rFonts w:ascii="Arial" w:eastAsia="Times New Roman" w:hAnsi="Arial" w:cs="Arial"/>
              <w:i/>
              <w:iCs/>
              <w:color w:val="3C3C3C"/>
              <w:sz w:val="21"/>
              <w:szCs w:val="21"/>
            </w:rPr>
          </w:rPrChange>
        </w:rPr>
      </w:pPr>
    </w:p>
    <w:p w:rsidR="00E3626B" w:rsidRDefault="00E3626B" w:rsidP="00E3626B">
      <w:pPr>
        <w:shd w:val="clear" w:color="auto" w:fill="FFFFFF"/>
        <w:spacing w:after="0" w:line="240" w:lineRule="auto"/>
        <w:rPr>
          <w:ins w:id="1424" w:author="Пользователь Windows" w:date="2020-09-10T11:35:00Z"/>
          <w:rFonts w:ascii="Arial" w:eastAsia="Times New Roman" w:hAnsi="Arial" w:cs="Arial"/>
          <w:i/>
          <w:iCs/>
          <w:color w:val="3C3C3C"/>
          <w:sz w:val="21"/>
          <w:szCs w:val="21"/>
          <w:bdr w:val="none" w:sz="0" w:space="0" w:color="auto" w:frame="1"/>
        </w:rPr>
      </w:pPr>
      <w:ins w:id="1425" w:author="Пользователь Windows" w:date="2020-09-10T11:31:00Z">
        <w:r w:rsidRPr="00E3626B">
          <w:rPr>
            <w:rFonts w:ascii="Arial" w:eastAsia="Times New Roman" w:hAnsi="Arial" w:cs="Arial"/>
            <w:i/>
            <w:iCs/>
            <w:color w:val="3C3C3C"/>
            <w:sz w:val="21"/>
            <w:szCs w:val="21"/>
            <w:bdr w:val="none" w:sz="0" w:space="0" w:color="auto" w:frame="1"/>
          </w:rPr>
          <w:t>xs apps</w:t>
        </w:r>
      </w:ins>
    </w:p>
    <w:p w:rsidR="004F4FAF" w:rsidRPr="004F4FAF" w:rsidRDefault="004F4FAF" w:rsidP="00E3626B">
      <w:pPr>
        <w:shd w:val="clear" w:color="auto" w:fill="FFFFFF"/>
        <w:spacing w:after="0" w:line="240" w:lineRule="auto"/>
        <w:rPr>
          <w:ins w:id="1426" w:author="Пользователь Windows" w:date="2020-09-10T11:31:00Z"/>
          <w:rFonts w:ascii="Arial" w:eastAsia="Times New Roman" w:hAnsi="Arial" w:cs="Arial"/>
          <w:i/>
          <w:iCs/>
          <w:color w:val="3C3C3C"/>
          <w:sz w:val="21"/>
          <w:szCs w:val="21"/>
          <w:lang w:val="ru-RU"/>
          <w:rPrChange w:id="1427" w:author="Пользователь Windows" w:date="2020-09-10T11:39:00Z">
            <w:rPr>
              <w:ins w:id="1428" w:author="Пользователь Windows" w:date="2020-09-10T11:31:00Z"/>
              <w:rFonts w:ascii="Arial" w:eastAsia="Times New Roman" w:hAnsi="Arial" w:cs="Arial"/>
              <w:i/>
              <w:iCs/>
              <w:color w:val="3C3C3C"/>
              <w:sz w:val="21"/>
              <w:szCs w:val="21"/>
            </w:rPr>
          </w:rPrChange>
        </w:rPr>
      </w:pPr>
    </w:p>
    <w:p w:rsidR="00E3626B" w:rsidRPr="00E3626B" w:rsidRDefault="004F4FAF" w:rsidP="00D95D07">
      <w:pPr>
        <w:rPr>
          <w:ins w:id="1429" w:author="Пользователь Windows" w:date="2020-09-10T11:31:00Z"/>
          <w:rFonts w:ascii="Times New Roman" w:hAnsi="Times New Roman" w:cs="Times New Roman"/>
          <w:b/>
          <w:sz w:val="28"/>
          <w:szCs w:val="28"/>
          <w:rPrChange w:id="1430" w:author="Пользователь Windows" w:date="2020-09-10T11:31:00Z">
            <w:rPr>
              <w:ins w:id="1431" w:author="Пользователь Windows" w:date="2020-09-10T11:31:00Z"/>
              <w:rFonts w:ascii="Times New Roman" w:hAnsi="Times New Roman" w:cs="Times New Roman"/>
              <w:sz w:val="28"/>
              <w:szCs w:val="28"/>
            </w:rPr>
          </w:rPrChange>
        </w:rPr>
      </w:pPr>
      <w:ins w:id="1432" w:author="Пользователь Windows" w:date="2020-09-10T11:35:00Z">
        <w:r>
          <w:rPr>
            <w:noProof/>
          </w:rPr>
          <w:drawing>
            <wp:inline distT="0" distB="0" distL="0" distR="0">
              <wp:extent cx="6152515" cy="1644273"/>
              <wp:effectExtent l="0" t="0" r="635" b="0"/>
              <wp:docPr id="58" name="Picture 58" descr="https://blogs.sap.com/wp-content/uploads/2020/09/hana_xs_3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https://blogs.sap.com/wp-content/uploads/2020/09/hana_xs_39.png"/>
                      <pic:cNvPicPr>
                        <a:picLocks noChangeAspect="1" noChangeArrowheads="1"/>
                      </pic:cNvPicPr>
                    </pic:nvPicPr>
                    <pic:blipFill>
                      <a:blip r:embed="rId5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16442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E3626B" w:rsidRPr="004F4FAF" w:rsidRDefault="004F4FAF" w:rsidP="00D95D07">
      <w:pPr>
        <w:rPr>
          <w:ins w:id="1433" w:author="Пользователь Windows" w:date="2020-09-10T00:40:00Z"/>
          <w:rFonts w:ascii="Times New Roman" w:hAnsi="Times New Roman" w:cs="Times New Roman"/>
          <w:sz w:val="28"/>
          <w:szCs w:val="28"/>
          <w:lang w:val="ru-RU"/>
          <w:rPrChange w:id="1434" w:author="Пользователь Windows" w:date="2020-09-10T11:39:00Z">
            <w:rPr>
              <w:ins w:id="1435" w:author="Пользователь Windows" w:date="2020-09-10T00:40:00Z"/>
              <w:rFonts w:ascii="Times New Roman" w:hAnsi="Times New Roman" w:cs="Times New Roman"/>
              <w:b/>
              <w:sz w:val="32"/>
              <w:szCs w:val="32"/>
              <w:lang w:val="ru-RU"/>
            </w:rPr>
          </w:rPrChange>
        </w:rPr>
      </w:pPr>
      <w:ins w:id="1436" w:author="Пользователь Windows" w:date="2020-09-10T11:39:00Z">
        <w:r>
          <w:rPr>
            <w:rFonts w:ascii="Times New Roman" w:hAnsi="Times New Roman" w:cs="Times New Roman"/>
            <w:sz w:val="28"/>
            <w:szCs w:val="28"/>
            <w:lang w:val="ru-RU"/>
          </w:rPr>
          <w:t>Отроем наше приложение в браузере</w:t>
        </w:r>
        <w:r w:rsidRPr="004F4FAF">
          <w:rPr>
            <w:rFonts w:ascii="Times New Roman" w:hAnsi="Times New Roman" w:cs="Times New Roman"/>
            <w:sz w:val="28"/>
            <w:szCs w:val="28"/>
            <w:lang w:val="ru-RU"/>
            <w:rPrChange w:id="1437" w:author="Пользователь Windows" w:date="2020-09-10T11:3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8D27DC" w:rsidRPr="00D95D07" w:rsidRDefault="004F4FAF" w:rsidP="00D95D07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ins w:id="1438" w:author="Пользователь Windows" w:date="2020-09-10T11:39:00Z">
        <w:r>
          <w:rPr>
            <w:noProof/>
          </w:rPr>
          <w:lastRenderedPageBreak/>
          <w:drawing>
            <wp:inline distT="0" distB="0" distL="0" distR="0">
              <wp:extent cx="6152515" cy="1236058"/>
              <wp:effectExtent l="0" t="0" r="635" b="2540"/>
              <wp:docPr id="59" name="Picture 59" descr="https://blogs.sap.com/wp-content/uploads/2020/09/hana_xs_4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https://blogs.sap.com/wp-content/uploads/2020/09/hana_xs_40.png"/>
                      <pic:cNvPicPr>
                        <a:picLocks noChangeAspect="1" noChangeArrowheads="1"/>
                      </pic:cNvPicPr>
                    </pic:nvPicPr>
                    <pic:blipFill>
                      <a:blip r:embed="rId6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12360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D95D07" w:rsidRDefault="00D95D07" w:rsidP="00D95D07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95D07">
        <w:rPr>
          <w:rFonts w:ascii="Times New Roman" w:hAnsi="Times New Roman" w:cs="Times New Roman"/>
          <w:b/>
          <w:sz w:val="32"/>
          <w:szCs w:val="32"/>
          <w:lang w:val="ru-RU"/>
        </w:rPr>
        <w:t>Заключение.</w:t>
      </w:r>
    </w:p>
    <w:p w:rsidR="008A6F73" w:rsidRPr="00BF1BA6" w:rsidRDefault="00AA6800" w:rsidP="00D95D07">
      <w:pPr>
        <w:rPr>
          <w:rFonts w:ascii="Times New Roman" w:hAnsi="Times New Roman" w:cs="Times New Roman"/>
          <w:sz w:val="32"/>
          <w:szCs w:val="32"/>
          <w:rPrChange w:id="1439" w:author="Пользователь Windows" w:date="2020-09-10T11:43:00Z">
            <w:rPr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r w:rsidRPr="00AA6800">
        <w:rPr>
          <w:rFonts w:ascii="Times New Roman" w:hAnsi="Times New Roman" w:cs="Times New Roman"/>
          <w:sz w:val="32"/>
          <w:szCs w:val="32"/>
          <w:lang w:val="ru-RU"/>
        </w:rPr>
        <w:t xml:space="preserve">Установить </w:t>
      </w:r>
      <w:r w:rsidR="00FD4511">
        <w:rPr>
          <w:rFonts w:ascii="Times New Roman" w:hAnsi="Times New Roman" w:cs="Times New Roman"/>
          <w:sz w:val="32"/>
          <w:szCs w:val="32"/>
          <w:lang w:val="ru-RU"/>
        </w:rPr>
        <w:t xml:space="preserve">базу данных </w:t>
      </w:r>
      <w:r w:rsidRPr="00AA6800">
        <w:rPr>
          <w:rFonts w:ascii="Times New Roman" w:hAnsi="Times New Roman" w:cs="Times New Roman"/>
          <w:sz w:val="32"/>
          <w:szCs w:val="32"/>
        </w:rPr>
        <w:t>SAP</w:t>
      </w:r>
      <w:r w:rsidR="00FD4511" w:rsidRPr="00FD451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FD4511">
        <w:rPr>
          <w:rFonts w:ascii="Times New Roman" w:hAnsi="Times New Roman" w:cs="Times New Roman"/>
          <w:sz w:val="32"/>
          <w:szCs w:val="32"/>
        </w:rPr>
        <w:t>HANA</w:t>
      </w:r>
      <w:r w:rsidR="00FD4511" w:rsidRPr="00FD451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ins w:id="1440" w:author="Пользователь Windows" w:date="2020-08-17T16:26:00Z">
        <w:r w:rsidR="00405570">
          <w:rPr>
            <w:rFonts w:ascii="Times New Roman" w:hAnsi="Times New Roman" w:cs="Times New Roman"/>
            <w:sz w:val="32"/>
            <w:szCs w:val="32"/>
            <w:lang w:val="ru-RU"/>
          </w:rPr>
          <w:t>с</w:t>
        </w:r>
      </w:ins>
      <w:ins w:id="1441" w:author="Пользователь Windows" w:date="2020-08-16T17:45:00Z">
        <w:r w:rsidR="008509CC">
          <w:rPr>
            <w:rFonts w:ascii="Times New Roman" w:hAnsi="Times New Roman" w:cs="Times New Roman"/>
            <w:sz w:val="32"/>
            <w:szCs w:val="32"/>
            <w:lang w:val="ru-RU"/>
          </w:rPr>
          <w:t xml:space="preserve"> сервер</w:t>
        </w:r>
      </w:ins>
      <w:ins w:id="1442" w:author="Пользователь Windows" w:date="2020-08-17T16:26:00Z">
        <w:r w:rsidR="00405570">
          <w:rPr>
            <w:rFonts w:ascii="Times New Roman" w:hAnsi="Times New Roman" w:cs="Times New Roman"/>
            <w:sz w:val="32"/>
            <w:szCs w:val="32"/>
            <w:lang w:val="ru-RU"/>
          </w:rPr>
          <w:t>ом</w:t>
        </w:r>
      </w:ins>
      <w:ins w:id="1443" w:author="Пользователь Windows" w:date="2020-08-16T17:45:00Z">
        <w:r w:rsidR="008509CC">
          <w:rPr>
            <w:rFonts w:ascii="Times New Roman" w:hAnsi="Times New Roman" w:cs="Times New Roman"/>
            <w:sz w:val="32"/>
            <w:szCs w:val="32"/>
            <w:lang w:val="ru-RU"/>
          </w:rPr>
          <w:t xml:space="preserve"> приложений</w:t>
        </w:r>
      </w:ins>
      <w:ins w:id="1444" w:author="Пользователь Windows" w:date="2020-08-17T16:26:00Z">
        <w:r w:rsidR="00405570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405570">
          <w:rPr>
            <w:rFonts w:ascii="Times New Roman" w:hAnsi="Times New Roman" w:cs="Times New Roman"/>
            <w:sz w:val="32"/>
            <w:szCs w:val="32"/>
          </w:rPr>
          <w:t>HANA</w:t>
        </w:r>
      </w:ins>
      <w:ins w:id="1445" w:author="Пользователь Windows" w:date="2020-08-16T17:45:00Z">
        <w:r w:rsidR="008509CC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446" w:author="Пользователь Windows" w:date="2020-08-17T16:26:00Z">
        <w:r w:rsidR="00405570" w:rsidRPr="002F722A">
          <w:rPr>
            <w:rFonts w:ascii="Times New Roman" w:hAnsi="Times New Roman" w:cs="Times New Roman"/>
            <w:sz w:val="28"/>
            <w:szCs w:val="28"/>
          </w:rPr>
          <w:t>Extended</w:t>
        </w:r>
        <w:r w:rsidR="00405570" w:rsidRPr="005164DB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="00405570" w:rsidRPr="002F722A">
          <w:rPr>
            <w:rFonts w:ascii="Times New Roman" w:hAnsi="Times New Roman" w:cs="Times New Roman"/>
            <w:sz w:val="28"/>
            <w:szCs w:val="28"/>
          </w:rPr>
          <w:t>Application</w:t>
        </w:r>
        <w:r w:rsidR="00405570" w:rsidRPr="005164DB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="00405570" w:rsidRPr="002F722A">
          <w:rPr>
            <w:rFonts w:ascii="Times New Roman" w:hAnsi="Times New Roman" w:cs="Times New Roman"/>
            <w:sz w:val="28"/>
            <w:szCs w:val="28"/>
          </w:rPr>
          <w:t>Services</w:t>
        </w:r>
        <w:r w:rsidR="00405570" w:rsidRPr="005164DB">
          <w:rPr>
            <w:rFonts w:ascii="Times New Roman" w:hAnsi="Times New Roman" w:cs="Times New Roman"/>
            <w:sz w:val="28"/>
            <w:szCs w:val="28"/>
            <w:lang w:val="ru-RU"/>
          </w:rPr>
          <w:t xml:space="preserve">, </w:t>
        </w:r>
        <w:r w:rsidR="00405570" w:rsidRPr="002F722A">
          <w:rPr>
            <w:rFonts w:ascii="Times New Roman" w:hAnsi="Times New Roman" w:cs="Times New Roman"/>
            <w:sz w:val="28"/>
            <w:szCs w:val="28"/>
          </w:rPr>
          <w:t>Advanced</w:t>
        </w:r>
        <w:r w:rsidR="00405570" w:rsidRPr="005164DB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="00405570" w:rsidRPr="002F722A">
          <w:rPr>
            <w:rFonts w:ascii="Times New Roman" w:hAnsi="Times New Roman" w:cs="Times New Roman"/>
            <w:sz w:val="28"/>
            <w:szCs w:val="28"/>
          </w:rPr>
          <w:t>Model</w:t>
        </w:r>
        <w:r w:rsidR="00405570" w:rsidRPr="00405570" w:rsidDel="00405570">
          <w:rPr>
            <w:rFonts w:ascii="Times New Roman" w:hAnsi="Times New Roman" w:cs="Times New Roman"/>
            <w:sz w:val="32"/>
            <w:szCs w:val="32"/>
            <w:lang w:val="ru-RU"/>
            <w:rPrChange w:id="1447" w:author="Пользователь Windows" w:date="2020-08-17T16:2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del w:id="1448" w:author="Пользователь Windows" w:date="2020-08-17T16:26:00Z">
        <w:r w:rsidR="00FD4511" w:rsidDel="00405570">
          <w:rPr>
            <w:rFonts w:ascii="Times New Roman" w:hAnsi="Times New Roman" w:cs="Times New Roman"/>
            <w:sz w:val="32"/>
            <w:szCs w:val="32"/>
          </w:rPr>
          <w:delText>XS</w:delText>
        </w:r>
        <w:r w:rsidR="00FD4511" w:rsidDel="00405570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 и</w:delText>
        </w:r>
      </w:del>
      <w:del w:id="1449" w:author="Пользователь Windows" w:date="2020-09-10T11:33:00Z">
        <w:r w:rsidR="00FD4511" w:rsidDel="004F4FAF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 </w:delText>
        </w:r>
      </w:del>
      <w:del w:id="1450" w:author="Пользователь Windows" w:date="2020-08-17T16:43:00Z">
        <w:r w:rsidR="00FD4511" w:rsidDel="00586FFC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написать </w:delText>
        </w:r>
      </w:del>
      <w:ins w:id="1451" w:author="Пользователь Windows" w:date="2020-08-17T16:43:00Z">
        <w:r w:rsidR="00586FFC">
          <w:rPr>
            <w:rFonts w:ascii="Times New Roman" w:hAnsi="Times New Roman" w:cs="Times New Roman"/>
            <w:sz w:val="32"/>
            <w:szCs w:val="32"/>
            <w:lang w:val="ru-RU"/>
          </w:rPr>
          <w:t xml:space="preserve">и написать своё первое приложение оказалось не сложно. </w:t>
        </w:r>
      </w:ins>
      <w:ins w:id="1452" w:author="Пользователь Windows" w:date="2020-08-17T16:44:00Z">
        <w:r w:rsidR="00586FFC">
          <w:rPr>
            <w:rFonts w:ascii="Times New Roman" w:hAnsi="Times New Roman" w:cs="Times New Roman"/>
            <w:sz w:val="32"/>
            <w:szCs w:val="32"/>
            <w:lang w:val="ru-RU"/>
          </w:rPr>
          <w:t>В следующей статье рассмотрим более сложный пример</w:t>
        </w:r>
        <w:r w:rsidR="00BF1BA6">
          <w:rPr>
            <w:rFonts w:ascii="Times New Roman" w:hAnsi="Times New Roman" w:cs="Times New Roman"/>
            <w:sz w:val="32"/>
            <w:szCs w:val="32"/>
            <w:lang w:val="ru-RU"/>
          </w:rPr>
          <w:t xml:space="preserve">, включающий в себя взаимодействие с базой данных </w:t>
        </w:r>
      </w:ins>
      <w:ins w:id="1453" w:author="Пользователь Windows" w:date="2020-09-10T11:43:00Z">
        <w:r w:rsidR="00BF1BA6">
          <w:rPr>
            <w:rFonts w:ascii="Times New Roman" w:hAnsi="Times New Roman" w:cs="Times New Roman"/>
            <w:sz w:val="32"/>
            <w:szCs w:val="32"/>
          </w:rPr>
          <w:t>SAP HANA.</w:t>
        </w:r>
      </w:ins>
      <w:bookmarkStart w:id="1454" w:name="_GoBack"/>
      <w:bookmarkEnd w:id="1454"/>
    </w:p>
    <w:p w:rsidR="00733ACA" w:rsidRDefault="00733ACA" w:rsidP="00D95D07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D95D07" w:rsidRPr="00E941AB" w:rsidRDefault="008A6F73" w:rsidP="00D95D07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Роман Горбенко, </w:t>
      </w:r>
      <w:del w:id="1455" w:author="Пользователь Windows" w:date="2020-09-10T00:35:00Z">
        <w:r w:rsidR="00733ACA" w:rsidDel="00C864D3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сертифицированный </w:delText>
        </w:r>
      </w:del>
      <w:ins w:id="1456" w:author="Пользователь Windows" w:date="2020-09-10T00:35:00Z">
        <w:r w:rsidR="00C864D3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r w:rsidR="00733ACA">
        <w:rPr>
          <w:rFonts w:ascii="Times New Roman" w:hAnsi="Times New Roman" w:cs="Times New Roman"/>
          <w:sz w:val="32"/>
          <w:szCs w:val="32"/>
          <w:lang w:val="ru-RU"/>
        </w:rPr>
        <w:t xml:space="preserve">консультант </w:t>
      </w:r>
      <w:r>
        <w:rPr>
          <w:rFonts w:ascii="Times New Roman" w:hAnsi="Times New Roman" w:cs="Times New Roman"/>
          <w:sz w:val="32"/>
          <w:szCs w:val="32"/>
        </w:rPr>
        <w:t>SAP</w:t>
      </w:r>
      <w:r w:rsidRPr="008A6F7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EWM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/ </w:t>
      </w:r>
      <w:r>
        <w:rPr>
          <w:rFonts w:ascii="Times New Roman" w:hAnsi="Times New Roman" w:cs="Times New Roman"/>
          <w:sz w:val="32"/>
          <w:szCs w:val="32"/>
        </w:rPr>
        <w:t>SAP</w:t>
      </w:r>
      <w:r w:rsidRPr="008A6F7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BASIS</w:t>
      </w:r>
      <w:r w:rsidRPr="008A6F7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sectPr w:rsidR="00D95D07" w:rsidRPr="00E941A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B8F" w:rsidRDefault="00417B8F" w:rsidP="00980D8A">
      <w:pPr>
        <w:spacing w:after="0" w:line="240" w:lineRule="auto"/>
      </w:pPr>
      <w:r>
        <w:separator/>
      </w:r>
    </w:p>
  </w:endnote>
  <w:endnote w:type="continuationSeparator" w:id="0">
    <w:p w:rsidR="00417B8F" w:rsidRDefault="00417B8F" w:rsidP="00980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B8F" w:rsidRDefault="00417B8F" w:rsidP="00980D8A">
      <w:pPr>
        <w:spacing w:after="0" w:line="240" w:lineRule="auto"/>
      </w:pPr>
      <w:r>
        <w:separator/>
      </w:r>
    </w:p>
  </w:footnote>
  <w:footnote w:type="continuationSeparator" w:id="0">
    <w:p w:rsidR="00417B8F" w:rsidRDefault="00417B8F" w:rsidP="00980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926DA"/>
    <w:multiLevelType w:val="hybridMultilevel"/>
    <w:tmpl w:val="46B4C652"/>
    <w:lvl w:ilvl="0" w:tplc="0F1AD7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40289"/>
    <w:multiLevelType w:val="hybridMultilevel"/>
    <w:tmpl w:val="734E0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535728"/>
    <w:multiLevelType w:val="hybridMultilevel"/>
    <w:tmpl w:val="3A6CD10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1B1549"/>
    <w:multiLevelType w:val="multilevel"/>
    <w:tmpl w:val="9D90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1E2A01"/>
    <w:multiLevelType w:val="hybridMultilevel"/>
    <w:tmpl w:val="07246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Пользователь Windows">
    <w15:presenceInfo w15:providerId="None" w15:userId="Пользователь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7DC"/>
    <w:rsid w:val="00005E58"/>
    <w:rsid w:val="0002409A"/>
    <w:rsid w:val="00040D6F"/>
    <w:rsid w:val="0004204F"/>
    <w:rsid w:val="00051B28"/>
    <w:rsid w:val="000524ED"/>
    <w:rsid w:val="00065A66"/>
    <w:rsid w:val="00075636"/>
    <w:rsid w:val="000773F4"/>
    <w:rsid w:val="000A76E0"/>
    <w:rsid w:val="000C2DEA"/>
    <w:rsid w:val="000D14C7"/>
    <w:rsid w:val="000D2B47"/>
    <w:rsid w:val="000D3CE0"/>
    <w:rsid w:val="000E630F"/>
    <w:rsid w:val="000E66B2"/>
    <w:rsid w:val="00106914"/>
    <w:rsid w:val="001222F9"/>
    <w:rsid w:val="001229BA"/>
    <w:rsid w:val="00134139"/>
    <w:rsid w:val="001464AC"/>
    <w:rsid w:val="0015011A"/>
    <w:rsid w:val="00153B81"/>
    <w:rsid w:val="00155A5C"/>
    <w:rsid w:val="00160E79"/>
    <w:rsid w:val="00164267"/>
    <w:rsid w:val="001738EA"/>
    <w:rsid w:val="001801DD"/>
    <w:rsid w:val="001824D7"/>
    <w:rsid w:val="00197F0B"/>
    <w:rsid w:val="001B00E6"/>
    <w:rsid w:val="001B0F81"/>
    <w:rsid w:val="001B46FD"/>
    <w:rsid w:val="001D6460"/>
    <w:rsid w:val="001D694D"/>
    <w:rsid w:val="001E0EC1"/>
    <w:rsid w:val="001E11CC"/>
    <w:rsid w:val="001E5790"/>
    <w:rsid w:val="001E672A"/>
    <w:rsid w:val="001F16BA"/>
    <w:rsid w:val="001F5113"/>
    <w:rsid w:val="002011D0"/>
    <w:rsid w:val="002036B3"/>
    <w:rsid w:val="0020585C"/>
    <w:rsid w:val="00206F58"/>
    <w:rsid w:val="00207FC7"/>
    <w:rsid w:val="00210B56"/>
    <w:rsid w:val="00216869"/>
    <w:rsid w:val="00221CBF"/>
    <w:rsid w:val="00234E15"/>
    <w:rsid w:val="00234F00"/>
    <w:rsid w:val="0023501F"/>
    <w:rsid w:val="00235054"/>
    <w:rsid w:val="00244358"/>
    <w:rsid w:val="00244726"/>
    <w:rsid w:val="002472AF"/>
    <w:rsid w:val="002472B7"/>
    <w:rsid w:val="0025349C"/>
    <w:rsid w:val="00255FE6"/>
    <w:rsid w:val="0025754F"/>
    <w:rsid w:val="0026118D"/>
    <w:rsid w:val="00274196"/>
    <w:rsid w:val="00276795"/>
    <w:rsid w:val="00277C08"/>
    <w:rsid w:val="0028089A"/>
    <w:rsid w:val="00285D1A"/>
    <w:rsid w:val="00291464"/>
    <w:rsid w:val="002A0BF2"/>
    <w:rsid w:val="002A1AE3"/>
    <w:rsid w:val="002A33DE"/>
    <w:rsid w:val="002B4127"/>
    <w:rsid w:val="002C1D14"/>
    <w:rsid w:val="002C3385"/>
    <w:rsid w:val="002D3663"/>
    <w:rsid w:val="002E62AA"/>
    <w:rsid w:val="002F0B64"/>
    <w:rsid w:val="002F3FD8"/>
    <w:rsid w:val="002F6A35"/>
    <w:rsid w:val="00304DC3"/>
    <w:rsid w:val="0030536A"/>
    <w:rsid w:val="00307683"/>
    <w:rsid w:val="00307703"/>
    <w:rsid w:val="003077A8"/>
    <w:rsid w:val="003105C0"/>
    <w:rsid w:val="00316117"/>
    <w:rsid w:val="00317487"/>
    <w:rsid w:val="0032342F"/>
    <w:rsid w:val="00343988"/>
    <w:rsid w:val="00346032"/>
    <w:rsid w:val="00347E7D"/>
    <w:rsid w:val="00350430"/>
    <w:rsid w:val="003643AE"/>
    <w:rsid w:val="00376278"/>
    <w:rsid w:val="003955A1"/>
    <w:rsid w:val="003A085F"/>
    <w:rsid w:val="003A39D0"/>
    <w:rsid w:val="003A7D23"/>
    <w:rsid w:val="003B3B19"/>
    <w:rsid w:val="003B7C2E"/>
    <w:rsid w:val="003D1CA1"/>
    <w:rsid w:val="003E2484"/>
    <w:rsid w:val="003E26E2"/>
    <w:rsid w:val="003E5FD5"/>
    <w:rsid w:val="003F2AC2"/>
    <w:rsid w:val="00405570"/>
    <w:rsid w:val="004069FF"/>
    <w:rsid w:val="004138CB"/>
    <w:rsid w:val="00417B8F"/>
    <w:rsid w:val="00425D82"/>
    <w:rsid w:val="00433882"/>
    <w:rsid w:val="00433C5F"/>
    <w:rsid w:val="00435933"/>
    <w:rsid w:val="00442628"/>
    <w:rsid w:val="0045495C"/>
    <w:rsid w:val="00463475"/>
    <w:rsid w:val="004677DC"/>
    <w:rsid w:val="004734C6"/>
    <w:rsid w:val="00473EAB"/>
    <w:rsid w:val="00480AC5"/>
    <w:rsid w:val="00486109"/>
    <w:rsid w:val="00486F74"/>
    <w:rsid w:val="004A2965"/>
    <w:rsid w:val="004B3ACA"/>
    <w:rsid w:val="004D5AD0"/>
    <w:rsid w:val="004E5317"/>
    <w:rsid w:val="004E6DCE"/>
    <w:rsid w:val="004F4FAF"/>
    <w:rsid w:val="005019DC"/>
    <w:rsid w:val="00502071"/>
    <w:rsid w:val="00516D22"/>
    <w:rsid w:val="00536742"/>
    <w:rsid w:val="00542D99"/>
    <w:rsid w:val="005504C4"/>
    <w:rsid w:val="005542BB"/>
    <w:rsid w:val="005610D2"/>
    <w:rsid w:val="0057481A"/>
    <w:rsid w:val="00577D0A"/>
    <w:rsid w:val="005821B7"/>
    <w:rsid w:val="00586FFC"/>
    <w:rsid w:val="0058706B"/>
    <w:rsid w:val="00590FC7"/>
    <w:rsid w:val="005A1145"/>
    <w:rsid w:val="005C42FB"/>
    <w:rsid w:val="005D3112"/>
    <w:rsid w:val="005D46E9"/>
    <w:rsid w:val="005E1575"/>
    <w:rsid w:val="005E7A46"/>
    <w:rsid w:val="006007C7"/>
    <w:rsid w:val="00611433"/>
    <w:rsid w:val="00613EBB"/>
    <w:rsid w:val="006177D0"/>
    <w:rsid w:val="00621ACC"/>
    <w:rsid w:val="00624924"/>
    <w:rsid w:val="006253FF"/>
    <w:rsid w:val="0064717C"/>
    <w:rsid w:val="0065595B"/>
    <w:rsid w:val="00655E8E"/>
    <w:rsid w:val="00663A90"/>
    <w:rsid w:val="0066670F"/>
    <w:rsid w:val="00667DC2"/>
    <w:rsid w:val="0067051C"/>
    <w:rsid w:val="00672FDE"/>
    <w:rsid w:val="00696AD8"/>
    <w:rsid w:val="006A07EC"/>
    <w:rsid w:val="006A2EB6"/>
    <w:rsid w:val="006A4192"/>
    <w:rsid w:val="006B6D64"/>
    <w:rsid w:val="006C2DD4"/>
    <w:rsid w:val="006C60E5"/>
    <w:rsid w:val="006C68B8"/>
    <w:rsid w:val="006D5B97"/>
    <w:rsid w:val="006E2D71"/>
    <w:rsid w:val="006F36DF"/>
    <w:rsid w:val="006F3A97"/>
    <w:rsid w:val="007032B5"/>
    <w:rsid w:val="007150C8"/>
    <w:rsid w:val="00725856"/>
    <w:rsid w:val="00730AE1"/>
    <w:rsid w:val="00731608"/>
    <w:rsid w:val="00733ACA"/>
    <w:rsid w:val="00733C23"/>
    <w:rsid w:val="00743F2B"/>
    <w:rsid w:val="0074499B"/>
    <w:rsid w:val="00761728"/>
    <w:rsid w:val="00772562"/>
    <w:rsid w:val="00780797"/>
    <w:rsid w:val="00781816"/>
    <w:rsid w:val="0079204A"/>
    <w:rsid w:val="00793B44"/>
    <w:rsid w:val="00794E75"/>
    <w:rsid w:val="007A5869"/>
    <w:rsid w:val="007C18C0"/>
    <w:rsid w:val="007D200A"/>
    <w:rsid w:val="007F3182"/>
    <w:rsid w:val="00801CDA"/>
    <w:rsid w:val="0080548F"/>
    <w:rsid w:val="00806E65"/>
    <w:rsid w:val="00807F7A"/>
    <w:rsid w:val="00820369"/>
    <w:rsid w:val="00830177"/>
    <w:rsid w:val="008371F5"/>
    <w:rsid w:val="00847518"/>
    <w:rsid w:val="008509CC"/>
    <w:rsid w:val="00852389"/>
    <w:rsid w:val="00856608"/>
    <w:rsid w:val="00860FB4"/>
    <w:rsid w:val="00872C3F"/>
    <w:rsid w:val="00882D50"/>
    <w:rsid w:val="0088676F"/>
    <w:rsid w:val="008A1EBA"/>
    <w:rsid w:val="008A6F73"/>
    <w:rsid w:val="008B3857"/>
    <w:rsid w:val="008B75C0"/>
    <w:rsid w:val="008B7F64"/>
    <w:rsid w:val="008C36D1"/>
    <w:rsid w:val="008C66C2"/>
    <w:rsid w:val="008C6C8B"/>
    <w:rsid w:val="008D27DC"/>
    <w:rsid w:val="008D5BB5"/>
    <w:rsid w:val="008E29F5"/>
    <w:rsid w:val="008E388D"/>
    <w:rsid w:val="008E68D2"/>
    <w:rsid w:val="008F34D7"/>
    <w:rsid w:val="008F6895"/>
    <w:rsid w:val="009077BA"/>
    <w:rsid w:val="009326F2"/>
    <w:rsid w:val="0095425F"/>
    <w:rsid w:val="009710FB"/>
    <w:rsid w:val="00971460"/>
    <w:rsid w:val="00980D8A"/>
    <w:rsid w:val="00982F06"/>
    <w:rsid w:val="00992633"/>
    <w:rsid w:val="009A3791"/>
    <w:rsid w:val="009A3CBA"/>
    <w:rsid w:val="009B01B7"/>
    <w:rsid w:val="009B1027"/>
    <w:rsid w:val="009B4C01"/>
    <w:rsid w:val="009C2635"/>
    <w:rsid w:val="009C5036"/>
    <w:rsid w:val="009D1487"/>
    <w:rsid w:val="009D56AD"/>
    <w:rsid w:val="009E066C"/>
    <w:rsid w:val="009E099E"/>
    <w:rsid w:val="009F3D09"/>
    <w:rsid w:val="009F6405"/>
    <w:rsid w:val="00A063E4"/>
    <w:rsid w:val="00A13091"/>
    <w:rsid w:val="00A25739"/>
    <w:rsid w:val="00A26D7C"/>
    <w:rsid w:val="00A33860"/>
    <w:rsid w:val="00A44003"/>
    <w:rsid w:val="00A565B9"/>
    <w:rsid w:val="00A57240"/>
    <w:rsid w:val="00A6016E"/>
    <w:rsid w:val="00A63022"/>
    <w:rsid w:val="00A6502E"/>
    <w:rsid w:val="00A804F5"/>
    <w:rsid w:val="00A96C92"/>
    <w:rsid w:val="00AA22E8"/>
    <w:rsid w:val="00AA3BD5"/>
    <w:rsid w:val="00AA6800"/>
    <w:rsid w:val="00AB5782"/>
    <w:rsid w:val="00AC27D1"/>
    <w:rsid w:val="00AD10A6"/>
    <w:rsid w:val="00AE12BC"/>
    <w:rsid w:val="00AE2242"/>
    <w:rsid w:val="00AF13E7"/>
    <w:rsid w:val="00AF25D8"/>
    <w:rsid w:val="00AF6646"/>
    <w:rsid w:val="00B05F65"/>
    <w:rsid w:val="00B11D87"/>
    <w:rsid w:val="00B11EF5"/>
    <w:rsid w:val="00B15A3E"/>
    <w:rsid w:val="00B208A4"/>
    <w:rsid w:val="00B21BCF"/>
    <w:rsid w:val="00B2539D"/>
    <w:rsid w:val="00B3418D"/>
    <w:rsid w:val="00B5140F"/>
    <w:rsid w:val="00B6056C"/>
    <w:rsid w:val="00B60740"/>
    <w:rsid w:val="00B83767"/>
    <w:rsid w:val="00B84BE8"/>
    <w:rsid w:val="00B911ED"/>
    <w:rsid w:val="00BB091F"/>
    <w:rsid w:val="00BB44BF"/>
    <w:rsid w:val="00BC10B3"/>
    <w:rsid w:val="00BC439D"/>
    <w:rsid w:val="00BD490A"/>
    <w:rsid w:val="00BF1BA6"/>
    <w:rsid w:val="00BF51EC"/>
    <w:rsid w:val="00C1079B"/>
    <w:rsid w:val="00C116B2"/>
    <w:rsid w:val="00C12DD6"/>
    <w:rsid w:val="00C1356A"/>
    <w:rsid w:val="00C246BD"/>
    <w:rsid w:val="00C32AC3"/>
    <w:rsid w:val="00C34D47"/>
    <w:rsid w:val="00C42032"/>
    <w:rsid w:val="00C468F6"/>
    <w:rsid w:val="00C54273"/>
    <w:rsid w:val="00C613D7"/>
    <w:rsid w:val="00C62F27"/>
    <w:rsid w:val="00C64341"/>
    <w:rsid w:val="00C71E79"/>
    <w:rsid w:val="00C864D3"/>
    <w:rsid w:val="00C86BDA"/>
    <w:rsid w:val="00C906CB"/>
    <w:rsid w:val="00C91134"/>
    <w:rsid w:val="00C9439F"/>
    <w:rsid w:val="00CA0CE8"/>
    <w:rsid w:val="00CB5A0A"/>
    <w:rsid w:val="00CB7620"/>
    <w:rsid w:val="00CD7F1A"/>
    <w:rsid w:val="00D002DB"/>
    <w:rsid w:val="00D025F6"/>
    <w:rsid w:val="00D25418"/>
    <w:rsid w:val="00D27C59"/>
    <w:rsid w:val="00D3428E"/>
    <w:rsid w:val="00D60294"/>
    <w:rsid w:val="00D74412"/>
    <w:rsid w:val="00D82C31"/>
    <w:rsid w:val="00D95D07"/>
    <w:rsid w:val="00D96AF9"/>
    <w:rsid w:val="00DA0DB7"/>
    <w:rsid w:val="00DA1C95"/>
    <w:rsid w:val="00DA40B3"/>
    <w:rsid w:val="00DB2F42"/>
    <w:rsid w:val="00DC2F16"/>
    <w:rsid w:val="00DC5C0F"/>
    <w:rsid w:val="00DD709C"/>
    <w:rsid w:val="00DE3693"/>
    <w:rsid w:val="00DE7E27"/>
    <w:rsid w:val="00DF113F"/>
    <w:rsid w:val="00E009DA"/>
    <w:rsid w:val="00E0128D"/>
    <w:rsid w:val="00E152F1"/>
    <w:rsid w:val="00E20BFB"/>
    <w:rsid w:val="00E21EFB"/>
    <w:rsid w:val="00E22D2B"/>
    <w:rsid w:val="00E23583"/>
    <w:rsid w:val="00E308E4"/>
    <w:rsid w:val="00E3626B"/>
    <w:rsid w:val="00E36671"/>
    <w:rsid w:val="00E43F66"/>
    <w:rsid w:val="00E440E0"/>
    <w:rsid w:val="00E5355F"/>
    <w:rsid w:val="00E53941"/>
    <w:rsid w:val="00E56495"/>
    <w:rsid w:val="00E63B81"/>
    <w:rsid w:val="00E661D6"/>
    <w:rsid w:val="00E7080A"/>
    <w:rsid w:val="00E70C37"/>
    <w:rsid w:val="00E72B41"/>
    <w:rsid w:val="00E7443A"/>
    <w:rsid w:val="00E7479D"/>
    <w:rsid w:val="00E80369"/>
    <w:rsid w:val="00E8106A"/>
    <w:rsid w:val="00E8137F"/>
    <w:rsid w:val="00E8402B"/>
    <w:rsid w:val="00E941AB"/>
    <w:rsid w:val="00E944F3"/>
    <w:rsid w:val="00E959FE"/>
    <w:rsid w:val="00EA2884"/>
    <w:rsid w:val="00ED05EA"/>
    <w:rsid w:val="00ED3B0B"/>
    <w:rsid w:val="00F0008F"/>
    <w:rsid w:val="00F02858"/>
    <w:rsid w:val="00F11530"/>
    <w:rsid w:val="00F22D44"/>
    <w:rsid w:val="00F27AE1"/>
    <w:rsid w:val="00F34DDB"/>
    <w:rsid w:val="00F43F3C"/>
    <w:rsid w:val="00F569C7"/>
    <w:rsid w:val="00F571CA"/>
    <w:rsid w:val="00F619E5"/>
    <w:rsid w:val="00F6556D"/>
    <w:rsid w:val="00F70FED"/>
    <w:rsid w:val="00F724C2"/>
    <w:rsid w:val="00F726F7"/>
    <w:rsid w:val="00F8395B"/>
    <w:rsid w:val="00F87CEE"/>
    <w:rsid w:val="00FA0530"/>
    <w:rsid w:val="00FA700E"/>
    <w:rsid w:val="00FA7544"/>
    <w:rsid w:val="00FA79FE"/>
    <w:rsid w:val="00FB3E7C"/>
    <w:rsid w:val="00FC111E"/>
    <w:rsid w:val="00FC5405"/>
    <w:rsid w:val="00FD21CD"/>
    <w:rsid w:val="00FD4511"/>
    <w:rsid w:val="00FD452A"/>
    <w:rsid w:val="00FD6476"/>
    <w:rsid w:val="00FD6CC8"/>
    <w:rsid w:val="00FE0584"/>
    <w:rsid w:val="00FE0F43"/>
    <w:rsid w:val="00FF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7E7B3"/>
  <w15:chartTrackingRefBased/>
  <w15:docId w15:val="{7C1A8D97-73E9-4B0B-9E96-1495C746D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7D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379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0CE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0CE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C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CE8"/>
    <w:rPr>
      <w:rFonts w:ascii="Courier New" w:eastAsia="Times New Roman" w:hAnsi="Courier New" w:cs="Courier New"/>
      <w:sz w:val="20"/>
      <w:szCs w:val="20"/>
    </w:rPr>
  </w:style>
  <w:style w:type="character" w:customStyle="1" w:styleId="oscerrorblack">
    <w:name w:val="osc_error_black"/>
    <w:basedOn w:val="DefaultParagraphFont"/>
    <w:rsid w:val="00BB091F"/>
  </w:style>
  <w:style w:type="character" w:customStyle="1" w:styleId="osctagsystem">
    <w:name w:val="osc_tag_system"/>
    <w:basedOn w:val="DefaultParagraphFont"/>
    <w:rsid w:val="00BB091F"/>
  </w:style>
  <w:style w:type="character" w:styleId="Strong">
    <w:name w:val="Strong"/>
    <w:basedOn w:val="DefaultParagraphFont"/>
    <w:uiPriority w:val="22"/>
    <w:qFormat/>
    <w:rsid w:val="00E941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0E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E79"/>
    <w:rPr>
      <w:rFonts w:ascii="Segoe UI" w:hAnsi="Segoe UI" w:cs="Segoe UI"/>
      <w:sz w:val="18"/>
      <w:szCs w:val="18"/>
    </w:rPr>
  </w:style>
  <w:style w:type="character" w:styleId="HTMLVariable">
    <w:name w:val="HTML Variable"/>
    <w:basedOn w:val="DefaultParagraphFont"/>
    <w:uiPriority w:val="99"/>
    <w:semiHidden/>
    <w:unhideWhenUsed/>
    <w:rsid w:val="008C6C8B"/>
    <w:rPr>
      <w:i/>
      <w:iCs/>
    </w:rPr>
  </w:style>
  <w:style w:type="character" w:customStyle="1" w:styleId="ph">
    <w:name w:val="ph"/>
    <w:basedOn w:val="DefaultParagraphFont"/>
    <w:rsid w:val="002472AF"/>
  </w:style>
  <w:style w:type="paragraph" w:styleId="Header">
    <w:name w:val="header"/>
    <w:basedOn w:val="Normal"/>
    <w:link w:val="HeaderChar"/>
    <w:uiPriority w:val="99"/>
    <w:unhideWhenUsed/>
    <w:rsid w:val="00980D8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D8A"/>
  </w:style>
  <w:style w:type="paragraph" w:styleId="Footer">
    <w:name w:val="footer"/>
    <w:basedOn w:val="Normal"/>
    <w:link w:val="FooterChar"/>
    <w:uiPriority w:val="99"/>
    <w:unhideWhenUsed/>
    <w:rsid w:val="00980D8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D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8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05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51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7539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1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6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3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77313-714A-431A-AE6F-EB7C2E3E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42073</TotalTime>
  <Pages>31</Pages>
  <Words>2415</Words>
  <Characters>13771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116</cp:revision>
  <dcterms:created xsi:type="dcterms:W3CDTF">2019-12-17T20:11:00Z</dcterms:created>
  <dcterms:modified xsi:type="dcterms:W3CDTF">2020-09-10T08:43:00Z</dcterms:modified>
</cp:coreProperties>
</file>