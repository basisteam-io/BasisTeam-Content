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800" w:rsidRPr="00AA6800" w:rsidRDefault="00AA6800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AA6800">
        <w:rPr>
          <w:rFonts w:ascii="Times New Roman" w:eastAsia="Times New Roman" w:hAnsi="Times New Roman" w:cs="Times New Roman"/>
          <w:b/>
          <w:sz w:val="32"/>
          <w:szCs w:val="32"/>
        </w:rPr>
        <w:t>SAP</w:t>
      </w:r>
      <w:r w:rsidR="008C66C2" w:rsidRPr="008C66C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8C66C2">
        <w:rPr>
          <w:rFonts w:ascii="Times New Roman" w:eastAsia="Times New Roman" w:hAnsi="Times New Roman" w:cs="Times New Roman"/>
          <w:b/>
          <w:sz w:val="32"/>
          <w:szCs w:val="32"/>
        </w:rPr>
        <w:t>HANA</w:t>
      </w:r>
      <w:ins w:id="0" w:author="Пользователь Windows" w:date="2020-08-16T17:45:00Z">
        <w:r w:rsidR="008509CC">
          <w:rPr>
            <w:rFonts w:ascii="Times New Roman" w:eastAsia="Times New Roman" w:hAnsi="Times New Roman" w:cs="Times New Roman"/>
            <w:b/>
            <w:sz w:val="32"/>
            <w:szCs w:val="32"/>
            <w:lang w:val="ru-RU"/>
          </w:rPr>
          <w:t xml:space="preserve"> XSA</w:t>
        </w:r>
      </w:ins>
      <w:r w:rsidRPr="00E8137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AA680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 Яндекс Облаке.</w:t>
      </w:r>
    </w:p>
    <w:p w:rsidR="00AA6800" w:rsidRPr="008C66C2" w:rsidRDefault="00AA6800" w:rsidP="004677D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</w:p>
    <w:p w:rsidR="008C66C2" w:rsidRPr="008C66C2" w:rsidRDefault="008C66C2" w:rsidP="008C66C2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Продолжаем эксперименты по установке различных SAP систем в Яндекс Облаке. </w:t>
      </w:r>
    </w:p>
    <w:p w:rsidR="00934AB0" w:rsidRDefault="00934AB0" w:rsidP="008C66C2">
      <w:pPr>
        <w:spacing w:after="0" w:line="240" w:lineRule="auto"/>
        <w:rPr>
          <w:ins w:id="1" w:author="Пользователь Windows" w:date="2020-09-12T21:44:00Z"/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ins w:id="2" w:author="Пользователь Windows" w:date="2020-09-12T21:39:00Z"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>В первой части (статья</w:t>
        </w:r>
      </w:ins>
      <w:ins w:id="3" w:author="Пользователь Windows" w:date="2020-09-12T21:44:00Z"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 xml:space="preserve"> была</w:t>
        </w:r>
      </w:ins>
      <w:ins w:id="4" w:author="Пользователь Windows" w:date="2020-09-12T21:39:00Z"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 xml:space="preserve"> опубликована в блоге Яндекс Облака) был рассмотрена установка п</w:t>
        </w:r>
      </w:ins>
      <w:del w:id="5" w:author="Пользователь Windows" w:date="2020-09-12T21:39:00Z">
        <w:r w:rsidR="008C66C2" w:rsidRPr="008C66C2" w:rsidDel="00934AB0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>П</w:delText>
        </w:r>
      </w:del>
      <w:r w:rsidR="008C66C2"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латформ</w:t>
      </w:r>
      <w:ins w:id="6" w:author="Пользователь Windows" w:date="2020-09-12T21:40:00Z"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>ы</w:t>
        </w:r>
      </w:ins>
      <w:del w:id="7" w:author="Пользователь Windows" w:date="2020-09-12T21:40:00Z">
        <w:r w:rsidR="008C66C2" w:rsidRPr="008C66C2" w:rsidDel="00934AB0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>а</w:delText>
        </w:r>
      </w:del>
      <w:r w:rsidR="008C66C2"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 SAP Netweaver ABAP AS,</w:t>
      </w:r>
      <w:ins w:id="8" w:author="Пользователь Windows" w:date="2020-09-12T21:40:00Z"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 xml:space="preserve"> которая является основой для большинства </w:t>
        </w:r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t>SAP</w:t>
        </w:r>
        <w:r w:rsidRPr="00934AB0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  <w:rPrChange w:id="9" w:author="Пользователь Windows" w:date="2020-09-12T21:40:00Z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</w:rPr>
            </w:rPrChange>
          </w:rPr>
          <w:t xml:space="preserve"> </w:t>
        </w:r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 xml:space="preserve">систем. В этой публикации мы </w:t>
        </w:r>
      </w:ins>
      <w:ins w:id="10" w:author="Пользователь Windows" w:date="2020-09-12T21:42:00Z"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 xml:space="preserve">перейдем </w:t>
        </w:r>
      </w:ins>
      <w:ins w:id="11" w:author="Пользователь Windows" w:date="2020-09-12T21:40:00Z"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 xml:space="preserve">от </w:t>
        </w:r>
      </w:ins>
      <w:ins w:id="12" w:author="Пользователь Windows" w:date="2020-09-12T21:43:00Z"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 xml:space="preserve">сервера приложений </w:t>
        </w:r>
        <w:r w:rsidRPr="00934AB0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  <w:rPrChange w:id="13" w:author="Пользователь Windows" w:date="2020-09-12T21:43:00Z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</w:rPr>
            </w:rPrChange>
          </w:rPr>
          <w:t xml:space="preserve">к </w:t>
        </w:r>
      </w:ins>
      <w:ins w:id="14" w:author="Пользователь Windows" w:date="2020-09-12T21:41:00Z"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>уровню уровню базы данных.</w:t>
        </w:r>
      </w:ins>
    </w:p>
    <w:p w:rsidR="008C66C2" w:rsidRPr="008C66C2" w:rsidRDefault="00934AB0" w:rsidP="008C66C2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ins w:id="15" w:author="Пользователь Windows" w:date="2020-09-12T21:41:00Z">
        <w:r w:rsidRPr="008C66C2" w:rsidDel="00934AB0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>И</w:t>
        </w:r>
      </w:ins>
      <w:del w:id="16" w:author="Пользователь Windows" w:date="2020-09-12T21:41:00Z">
        <w:r w:rsidR="008C66C2" w:rsidRPr="008C66C2" w:rsidDel="00934AB0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 установка которой  была рассмотрена в предыдущей статье и</w:delText>
        </w:r>
      </w:del>
      <w:r w:rsidR="008C66C2"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значально</w:t>
      </w:r>
      <w:ins w:id="17" w:author="Пользователь Windows" w:date="2020-09-12T21:41:00Z"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t>SAP</w:t>
        </w:r>
        <w:r w:rsidRPr="00934AB0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  <w:rPrChange w:id="18" w:author="Пользователь Windows" w:date="2020-09-12T21:42:00Z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</w:rPr>
            </w:rPrChange>
          </w:rPr>
          <w:t xml:space="preserve"> </w:t>
        </w:r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t>Netweaver</w:t>
        </w:r>
      </w:ins>
      <w:r w:rsidR="008C66C2"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работал</w:t>
      </w:r>
      <w:del w:id="19" w:author="Пользователь Windows" w:date="2020-09-12T21:41:00Z">
        <w:r w:rsidR="008C66C2" w:rsidRPr="008C66C2" w:rsidDel="00934AB0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>а</w:delText>
        </w:r>
      </w:del>
      <w:r w:rsidR="008C66C2"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на широком спектре баз данных</w:t>
      </w:r>
      <w:ins w:id="20" w:author="Пользователь Windows" w:date="2020-09-12T21:44:00Z"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 xml:space="preserve">, </w:t>
        </w:r>
      </w:ins>
      <w:del w:id="21" w:author="Пользователь Windows" w:date="2020-09-12T21:44:00Z">
        <w:r w:rsidR="008C66C2" w:rsidRPr="008C66C2" w:rsidDel="00934AB0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. </w:delText>
        </w:r>
      </w:del>
      <w:ins w:id="22" w:author="Пользователь Windows" w:date="2020-09-12T21:44:00Z"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>с</w:t>
        </w:r>
      </w:ins>
      <w:del w:id="23" w:author="Пользователь Windows" w:date="2020-09-12T21:44:00Z">
        <w:r w:rsidR="008C66C2" w:rsidRPr="008C66C2" w:rsidDel="00934AB0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>С</w:delText>
        </w:r>
      </w:del>
      <w:r w:rsidR="008C66C2"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реди которых</w:t>
      </w:r>
      <w:ins w:id="24" w:author="Пользователь Windows" w:date="2020-09-12T21:44:00Z">
        <w:r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 xml:space="preserve"> были</w:t>
        </w:r>
      </w:ins>
      <w:r w:rsidR="008C66C2"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как принадлежащие компании SAP (SAP MaxDB, SAP ASE) так  и базы данных </w:t>
      </w:r>
      <w:ins w:id="25" w:author="Пользователь Windows" w:date="2020-08-01T09:35:00Z">
        <w:r w:rsidR="00160E79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>от</w:t>
        </w:r>
      </w:ins>
      <w:r w:rsidR="008C66C2"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сторонних производителей (DB2, Oracle и MS SQL Server). Ситуация кардинально начала меняться в 2015 году с выходом  SAP HANA (High-performance Analytic Appliance). Эта </w:t>
      </w:r>
      <w:ins w:id="26" w:author="Пользователь Windows" w:date="2020-08-16T23:57:00Z">
        <w:r w:rsidR="001738EA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 xml:space="preserve">база данных </w:t>
        </w:r>
      </w:ins>
      <w:del w:id="27" w:author="Пользователь Windows" w:date="2020-08-16T23:57:00Z">
        <w:r w:rsidR="008C66C2" w:rsidRPr="008C66C2" w:rsidDel="001738EA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БД </w:delText>
        </w:r>
      </w:del>
      <w:r w:rsidR="008C66C2"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позиционировалась компанией SAP как революционный для рынка продукт:</w:t>
      </w:r>
    </w:p>
    <w:p w:rsidR="008C66C2" w:rsidRPr="008C66C2" w:rsidRDefault="008C66C2" w:rsidP="008C66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обработка всех запросов осуществляется исключительно в оперативной памяти</w:t>
      </w:r>
    </w:p>
    <w:p w:rsidR="008C66C2" w:rsidRPr="008C66C2" w:rsidRDefault="008C66C2" w:rsidP="008C66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совмещение построчного и поколоночного хранение данных</w:t>
      </w:r>
    </w:p>
    <w:p w:rsidR="008C66C2" w:rsidRPr="008C66C2" w:rsidRDefault="008C66C2" w:rsidP="008C66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встроенные библиотеки PAL (Predictive Analytics Library), BFL (Business Function Library), Text Analysis, SAP HANA SQLScript и другие инструменты для подготовки данных на стороне базы данных и таким образом уменьшения обмена данными с сервером приложений.</w:t>
      </w:r>
    </w:p>
    <w:p w:rsidR="008C66C2" w:rsidRPr="008C66C2" w:rsidRDefault="008C66C2" w:rsidP="008C66C2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 </w:t>
      </w:r>
    </w:p>
    <w:p w:rsidR="008C66C2" w:rsidRPr="008C66C2" w:rsidRDefault="008C66C2" w:rsidP="008C66C2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Чтобы максимально использовать потенциал новой БД в SAP перерабатывают свою флагманскую ERP-система, которая выходит в 2015 году под названием S/4HANA и уже работает исключительно на базе SAP HANA. В последствии глубоко переработанные  HANA - версии появляются у других популярных продуктов хранилища данных BW (Business Warehouse) - решение выходит на рынок под названием SAP BW/4HANA и у CRM-системы - решение выходит на рынок под названием SAP C/4HANA</w:t>
      </w:r>
    </w:p>
    <w:p w:rsidR="008C66C2" w:rsidRPr="008C66C2" w:rsidRDefault="008C66C2" w:rsidP="008C66C2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Остальные SAP ABAP и JAVA системы, например, шина данных SAP Process Orсhestration  теперь могут использовать SAP HANA, как одну из доступных для ус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тановки баз данных, наряду с Or</w:t>
      </w: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a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c</w:t>
      </w: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le, DB2 и другими.</w:t>
      </w:r>
    </w:p>
    <w:p w:rsidR="008C66C2" w:rsidRPr="00934AB0" w:rsidRDefault="008C66C2" w:rsidP="008C66C2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  <w:rPrChange w:id="28" w:author="Пользователь Windows" w:date="2020-09-12T21:44:00Z">
            <w:rPr>
              <w:rFonts w:ascii="Times New Roman" w:eastAsia="Times New Roman" w:hAnsi="Times New Roman" w:cs="Times New Roman"/>
              <w:color w:val="333333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r w:rsidRPr="008C66C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Поскольку SAP HANA является мультиконтейнерной базой данных,  типичный корпоративный SAP - ландшафт выглядит следующим образом</w:t>
      </w:r>
      <w:ins w:id="29" w:author="Пользователь Windows" w:date="2020-09-12T21:44:00Z">
        <w:r w:rsidR="00934AB0" w:rsidRPr="00934AB0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  <w:rPrChange w:id="30" w:author="Пользователь Windows" w:date="2020-09-12T21:44:00Z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</w:rPr>
            </w:rPrChange>
          </w:rPr>
          <w:t>:</w:t>
        </w:r>
      </w:ins>
    </w:p>
    <w:p w:rsidR="008C66C2" w:rsidRDefault="008C66C2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C66C2" w:rsidRDefault="004D5AD0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2515" cy="138239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P_HANA_YANDEX_RU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D0" w:rsidRPr="000E630F" w:rsidRDefault="004D5AD0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4717C" w:rsidRDefault="0064717C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этом скриношоте каждый тенант </w:t>
      </w:r>
      <w:del w:id="31" w:author="Пользователь Windows" w:date="2020-08-16T17:11:00Z">
        <w:r w:rsidRPr="0064717C" w:rsidDel="00B11EF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(Databa</w:delText>
        </w:r>
      </w:del>
      <w:del w:id="32" w:author="Пользователь Windows" w:date="2020-08-16T17:10:00Z">
        <w:r w:rsidRPr="0064717C" w:rsidDel="00B11EF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se Name</w:delText>
        </w:r>
      </w:del>
      <w:del w:id="33" w:author="Пользователь Windows" w:date="2020-08-16T17:11:00Z">
        <w:r w:rsidRPr="0064717C" w:rsidDel="00B11EF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)  -</w:delText>
        </w:r>
      </w:del>
      <w:ins w:id="34" w:author="Пользователь Windows" w:date="2020-08-16T17:11:00Z">
        <w:r w:rsidR="00B11EF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–</w:t>
        </w:r>
      </w:ins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</w:t>
      </w:r>
      <w:ins w:id="35" w:author="Пользователь Windows" w:date="2020-08-16T17:11:00Z">
        <w:r w:rsidR="00B11EF5" w:rsidRPr="00B11EF5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36" w:author="Пользователь Windows" w:date="2020-08-16T17:12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37" w:author="Пользователь Windows" w:date="2020-08-16T17:12:00Z">
        <w:r w:rsidR="00B11EF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изолированная</w:t>
        </w:r>
      </w:ins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база данных какой-либо SAP системы (SAP Process Orсhestration, SAP EWM, SAP ATTP, SAP S/4HANA и т.д) </w:t>
      </w:r>
      <w:del w:id="38" w:author="Пользователь Windows" w:date="2020-08-17T00:24:00Z">
        <w:r w:rsidRPr="0064717C" w:rsidDel="00E5649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использующейся в компании</w:delText>
        </w:r>
      </w:del>
      <w:ins w:id="39" w:author="Пользователь Windows" w:date="2020-08-16T17:12:00Z">
        <w:r w:rsidR="00B11EF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внутри одной инсталляции </w:t>
        </w:r>
        <w:r w:rsidR="00B11EF5">
          <w:rPr>
            <w:rFonts w:ascii="Times New Roman" w:eastAsia="Times New Roman" w:hAnsi="Times New Roman" w:cs="Times New Roman"/>
            <w:sz w:val="28"/>
            <w:szCs w:val="28"/>
          </w:rPr>
          <w:t>SAP</w:t>
        </w:r>
        <w:r w:rsidR="00B11EF5" w:rsidRPr="008509CC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40" w:author="Пользователь Windows" w:date="2020-08-16T17:12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B11EF5">
          <w:rPr>
            <w:rFonts w:ascii="Times New Roman" w:eastAsia="Times New Roman" w:hAnsi="Times New Roman" w:cs="Times New Roman"/>
            <w:sz w:val="28"/>
            <w:szCs w:val="28"/>
          </w:rPr>
          <w:t>HANA</w:t>
        </w:r>
      </w:ins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E2D71" w:rsidDel="006E2D71" w:rsidRDefault="006E2D71" w:rsidP="0064717C">
      <w:pPr>
        <w:spacing w:after="0" w:line="240" w:lineRule="auto"/>
        <w:rPr>
          <w:del w:id="41" w:author="Пользователь Windows" w:date="2020-08-02T20:53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208A4" w:rsidRPr="009F3D09" w:rsidRDefault="009F3D09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 вр</w:t>
      </w:r>
      <w:ins w:id="42" w:author="Пользователь Windows" w:date="2020-09-12T21:55:00Z">
        <w:r w:rsidR="00E7599E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е</w:t>
        </w:r>
      </w:ins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менем у </w:t>
      </w:r>
      <w:r>
        <w:rPr>
          <w:rFonts w:ascii="Times New Roman" w:eastAsia="Times New Roman" w:hAnsi="Times New Roman" w:cs="Times New Roman"/>
          <w:sz w:val="28"/>
          <w:szCs w:val="28"/>
        </w:rPr>
        <w:t>SAP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</w:t>
      </w:r>
      <w:r w:rsidR="00B208A4">
        <w:rPr>
          <w:rFonts w:ascii="Times New Roman" w:eastAsia="Times New Roman" w:hAnsi="Times New Roman" w:cs="Times New Roman"/>
          <w:sz w:val="28"/>
          <w:szCs w:val="28"/>
          <w:lang w:val="ru-RU"/>
        </w:rPr>
        <w:t>оявились такж</w:t>
      </w:r>
      <w:r w:rsidR="00AB57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коммерческие продукты которые предста</w:t>
      </w:r>
      <w:ins w:id="43" w:author="Пользователь Windows" w:date="2020-09-12T21:55:00Z">
        <w:r w:rsidR="00E7599E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в</w:t>
        </w:r>
      </w:ins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ляют собой связку веб-приложение </w:t>
      </w:r>
      <w:r w:rsidRPr="009F3D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база данных</w:t>
      </w:r>
      <w:r w:rsidRPr="009F3D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9F3D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HANA</w:t>
      </w:r>
      <w:del w:id="44" w:author="Пользователь Windows" w:date="2020-08-02T20:52:00Z">
        <w:r w:rsidRPr="009F3D09" w:rsidDel="00516D2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</w:delText>
        </w:r>
        <w:r w:rsidDel="00516D22">
          <w:rPr>
            <w:rFonts w:ascii="Times New Roman" w:eastAsia="Times New Roman" w:hAnsi="Times New Roman" w:cs="Times New Roman"/>
            <w:sz w:val="28"/>
            <w:szCs w:val="28"/>
          </w:rPr>
          <w:delText>XS</w:delText>
        </w:r>
      </w:del>
    </w:p>
    <w:p w:rsidR="009F3D09" w:rsidRPr="006253FF" w:rsidRDefault="009F3D09" w:rsidP="0064717C">
      <w:pPr>
        <w:spacing w:after="0" w:line="240" w:lineRule="auto"/>
        <w:rPr>
          <w:noProof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Например</w:t>
      </w:r>
      <w:r w:rsidRPr="006253FF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253FF" w:rsidRPr="006253FF">
        <w:rPr>
          <w:rFonts w:ascii="Times New Roman" w:eastAsia="Times New Roman" w:hAnsi="Times New Roman" w:cs="Times New Roman"/>
          <w:sz w:val="28"/>
          <w:szCs w:val="28"/>
        </w:rPr>
        <w:t>SAP Medical Research Insights.</w:t>
      </w:r>
      <w:ins w:id="45" w:author="Пользователь Windows" w:date="2020-08-01T09:37:00Z">
        <w:r w:rsidR="00160E79" w:rsidRPr="00160E79">
          <w:rPr>
            <w:rFonts w:ascii="Times New Roman" w:eastAsia="Times New Roman" w:hAnsi="Times New Roman" w:cs="Times New Roman"/>
            <w:sz w:val="28"/>
            <w:szCs w:val="28"/>
            <w:rPrChange w:id="46" w:author="Пользователь Windows" w:date="2020-08-01T09:37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Данная система</w:t>
        </w:r>
      </w:ins>
      <w:del w:id="47" w:author="Пользователь Windows" w:date="2020-08-01T09:37:00Z">
        <w:r w:rsidR="006253FF" w:rsidRPr="00160E79" w:rsidDel="00160E79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48" w:author="Пользователь Windows" w:date="2020-08-01T09:37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delText xml:space="preserve"> </w:delText>
        </w:r>
        <w:r w:rsidR="006253FF" w:rsidDel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Продукт</w:delText>
        </w:r>
        <w:r w:rsidR="006253FF" w:rsidRPr="00160E79" w:rsidDel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, </w:delText>
        </w:r>
        <w:r w:rsidR="006253FF" w:rsidDel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который</w:delText>
        </w:r>
      </w:del>
      <w:r w:rsidR="006253FF" w:rsidRPr="00160E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253FF">
        <w:rPr>
          <w:rFonts w:ascii="Times New Roman" w:eastAsia="Times New Roman" w:hAnsi="Times New Roman" w:cs="Times New Roman"/>
          <w:sz w:val="28"/>
          <w:szCs w:val="28"/>
          <w:lang w:val="ru-RU"/>
        </w:rPr>
        <w:t>долж</w:t>
      </w:r>
      <w:del w:id="49" w:author="Пользователь Windows" w:date="2020-08-01T09:37:00Z">
        <w:r w:rsidR="006253FF" w:rsidDel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е</w:delText>
        </w:r>
      </w:del>
      <w:r w:rsidR="006253FF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ins w:id="50" w:author="Пользователь Windows" w:date="2020-08-01T09:37:00Z">
        <w:r w:rsidR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а</w:t>
        </w:r>
      </w:ins>
      <w:r w:rsidR="006253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помочь врачам выработать правильный план лечения, опирающийся на огромный массив данных, в том числе и о генетических исследованиях.</w:t>
      </w:r>
    </w:p>
    <w:p w:rsidR="009F3D09" w:rsidRPr="006253FF" w:rsidRDefault="009F3D09" w:rsidP="0064717C">
      <w:pPr>
        <w:spacing w:after="0" w:line="240" w:lineRule="auto"/>
        <w:rPr>
          <w:noProof/>
          <w:lang w:val="ru-RU"/>
        </w:rPr>
      </w:pPr>
    </w:p>
    <w:p w:rsidR="00B208A4" w:rsidRDefault="009F3D09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7FD22C" wp14:editId="1641CC9B">
            <wp:extent cx="6152515" cy="34607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A4" w:rsidRDefault="00B208A4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208A4" w:rsidRDefault="00B208A4" w:rsidP="0064717C">
      <w:pPr>
        <w:spacing w:after="0" w:line="240" w:lineRule="auto"/>
        <w:rPr>
          <w:ins w:id="51" w:author="Пользователь Windows" w:date="2020-08-02T20:52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16D22" w:rsidRDefault="00AA3BD5">
      <w:pPr>
        <w:rPr>
          <w:ins w:id="52" w:author="Пользователь Windows" w:date="2020-08-16T15:18:00Z"/>
          <w:rFonts w:ascii="Times New Roman" w:eastAsia="Times New Roman" w:hAnsi="Times New Roman" w:cs="Times New Roman"/>
          <w:sz w:val="28"/>
          <w:szCs w:val="28"/>
          <w:lang w:val="ru-RU"/>
        </w:rPr>
        <w:pPrChange w:id="53" w:author="Пользователь Windows" w:date="2020-08-02T21:18:00Z">
          <w:pPr>
            <w:spacing w:after="0" w:line="240" w:lineRule="auto"/>
          </w:pPr>
        </w:pPrChange>
      </w:pPr>
      <w:ins w:id="54" w:author="Пользователь Windows" w:date="2020-08-02T21:17:00Z"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Еще один важный момент это наличие в архитектуре 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5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SAP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6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HANA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 встроенного веб сервера (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7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SAP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8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HANA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9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Extended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60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rPrChange>
          </w:rPr>
          <w:t xml:space="preserve"> 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61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Application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62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rPrChange>
          </w:rPr>
          <w:t xml:space="preserve"> </w:t>
        </w:r>
        <w:r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63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Service</w:t>
        </w:r>
        <w:r w:rsidR="00F6035E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). Данный сервер 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имеет привелегерованный доступ к базе данных и позволяет выполнять приложения на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Java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,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Python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,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Node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js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="00F6035E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и других ра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спространных языках программирования. В версии сервиса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Advanced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Model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(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XSA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) 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в ландшафте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SAP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HANA</w:t>
        </w:r>
        <w:r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появляется такой функционал, </w:t>
        </w:r>
      </w:ins>
      <w:ins w:id="64" w:author="Пользователь Windows" w:date="2020-08-03T00:47:00Z">
        <w:r w:rsidR="00486F74"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как </w:t>
        </w:r>
      </w:ins>
      <w:ins w:id="65" w:author="Пользователь Windows" w:date="2020-08-02T21:17:00Z"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интегрированная среда разработки с веб-интерфейсом 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lastRenderedPageBreak/>
          <w:t>(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SAP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WEB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IDE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),</w:t>
        </w:r>
      </w:ins>
      <w:ins w:id="66" w:author="Пользователь Windows" w:date="2020-08-03T00:47:00Z">
        <w:r w:rsidR="00486F74"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="00486F74">
          <w:rPr>
            <w:rFonts w:ascii="Times New Roman" w:eastAsia="Times New Roman" w:hAnsi="Times New Roman" w:cs="Times New Roman"/>
            <w:sz w:val="28"/>
            <w:szCs w:val="28"/>
          </w:rPr>
          <w:t>Codereview</w:t>
        </w:r>
        <w:r w:rsidR="00486F74" w:rsidRPr="00F724C2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67" w:author="Пользователь Windows" w:date="2020-08-03T08:14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(</w:t>
        </w:r>
        <w:r w:rsidR="00486F74" w:rsidRPr="00AE12BC">
          <w:rPr>
            <w:rFonts w:ascii="Times New Roman" w:eastAsia="Times New Roman" w:hAnsi="Times New Roman" w:cs="Times New Roman"/>
            <w:sz w:val="28"/>
            <w:szCs w:val="28"/>
            <w:rPrChange w:id="68" w:author="Пользователь Windows" w:date="2020-08-03T00:48:00Z">
              <w:rPr>
                <w:rFonts w:ascii="Arial" w:hAnsi="Arial" w:cs="Arial"/>
                <w:color w:val="333333"/>
                <w:sz w:val="21"/>
                <w:szCs w:val="21"/>
                <w:shd w:val="clear" w:color="auto" w:fill="FAFAFA"/>
              </w:rPr>
            </w:rPrChange>
          </w:rPr>
          <w:t>Gerrit</w:t>
        </w:r>
        <w:r w:rsidR="00486F74" w:rsidRPr="00F724C2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69" w:author="Пользователь Windows" w:date="2020-08-03T08:14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)</w:t>
        </w:r>
      </w:ins>
      <w:ins w:id="70" w:author="Пользователь Windows" w:date="2020-08-02T21:17:00Z"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планировщик зданий (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SAP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Pr="00AE12BC">
          <w:rPr>
            <w:rFonts w:ascii="Times New Roman" w:eastAsia="Times New Roman" w:hAnsi="Times New Roman" w:cs="Times New Roman"/>
            <w:sz w:val="28"/>
            <w:szCs w:val="28"/>
            <w:rPrChange w:id="71" w:author="Пользователь Windows" w:date="2020-08-03T00:48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>XS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Pr="00AE12BC">
          <w:rPr>
            <w:rFonts w:ascii="Times New Roman" w:eastAsia="Times New Roman" w:hAnsi="Times New Roman" w:cs="Times New Roman"/>
            <w:sz w:val="28"/>
            <w:szCs w:val="28"/>
            <w:rPrChange w:id="72" w:author="Пользователь Windows" w:date="2020-08-03T00:48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>JOB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Pr="00AE12BC">
          <w:rPr>
            <w:rFonts w:ascii="Times New Roman" w:eastAsia="Times New Roman" w:hAnsi="Times New Roman" w:cs="Times New Roman"/>
            <w:sz w:val="28"/>
            <w:szCs w:val="28"/>
            <w:rPrChange w:id="73" w:author="Пользователь Windows" w:date="2020-08-03T00:48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>SCHEDULER</w:t>
        </w:r>
        <w:r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)</w:t>
        </w:r>
      </w:ins>
      <w:ins w:id="74" w:author="Пользователь Windows" w:date="2020-08-03T00:47:00Z">
        <w:r w:rsidR="00486F74" w:rsidRPr="00F724C2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75" w:author="Пользователь Windows" w:date="2020-08-03T08:14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76" w:author="Пользователь Windows" w:date="2020-08-03T00:48:00Z">
        <w:r w:rsidR="00486F74" w:rsidRPr="00F724C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и многое другое</w:t>
        </w:r>
      </w:ins>
      <w:ins w:id="77" w:author="Пользователь Windows" w:date="2020-08-15T17:15:00Z">
        <w:r w:rsidR="008F34D7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</w:ins>
    </w:p>
    <w:p w:rsidR="00F87CEE" w:rsidRPr="0020585C" w:rsidRDefault="00F87CEE">
      <w:pPr>
        <w:rPr>
          <w:ins w:id="78" w:author="Пользователь Windows" w:date="2020-08-16T15:18:00Z"/>
          <w:rFonts w:ascii="Times New Roman" w:eastAsia="Times New Roman" w:hAnsi="Times New Roman" w:cs="Times New Roman"/>
          <w:sz w:val="28"/>
          <w:szCs w:val="28"/>
          <w:lang w:val="ru-RU"/>
          <w:rPrChange w:id="79" w:author="Пользователь Windows" w:date="2020-08-17T11:48:00Z">
            <w:rPr>
              <w:ins w:id="80" w:author="Пользователь Windows" w:date="2020-08-16T15:18:00Z"/>
              <w:rFonts w:ascii="Times New Roman" w:eastAsia="Times New Roman" w:hAnsi="Times New Roman" w:cs="Times New Roman"/>
              <w:sz w:val="28"/>
              <w:szCs w:val="28"/>
            </w:rPr>
          </w:rPrChange>
        </w:rPr>
        <w:pPrChange w:id="81" w:author="Пользователь Windows" w:date="2020-08-02T21:18:00Z">
          <w:pPr>
            <w:spacing w:after="0" w:line="240" w:lineRule="auto"/>
          </w:pPr>
        </w:pPrChange>
      </w:pPr>
    </w:p>
    <w:p w:rsidR="00F87CEE" w:rsidRPr="0020585C" w:rsidRDefault="00F87CEE">
      <w:pPr>
        <w:rPr>
          <w:ins w:id="82" w:author="Пользователь Windows" w:date="2020-08-16T15:18:00Z"/>
          <w:rFonts w:ascii="Times New Roman" w:eastAsia="Times New Roman" w:hAnsi="Times New Roman" w:cs="Times New Roman"/>
          <w:sz w:val="28"/>
          <w:szCs w:val="28"/>
          <w:lang w:val="ru-RU"/>
          <w:rPrChange w:id="83" w:author="Пользователь Windows" w:date="2020-08-17T11:48:00Z">
            <w:rPr>
              <w:ins w:id="84" w:author="Пользователь Windows" w:date="2020-08-16T15:18:00Z"/>
              <w:rFonts w:ascii="Times New Roman" w:eastAsia="Times New Roman" w:hAnsi="Times New Roman" w:cs="Times New Roman"/>
              <w:sz w:val="28"/>
              <w:szCs w:val="28"/>
            </w:rPr>
          </w:rPrChange>
        </w:rPr>
        <w:pPrChange w:id="85" w:author="Пользователь Windows" w:date="2020-08-02T21:18:00Z">
          <w:pPr>
            <w:spacing w:after="0" w:line="240" w:lineRule="auto"/>
          </w:pPr>
        </w:pPrChange>
      </w:pPr>
    </w:p>
    <w:p w:rsidR="008F34D7" w:rsidRPr="0020585C" w:rsidRDefault="00F87CEE">
      <w:pPr>
        <w:rPr>
          <w:ins w:id="86" w:author="Пользователь Windows" w:date="2020-08-16T15:07:00Z"/>
          <w:rFonts w:ascii="Times New Roman" w:eastAsia="Times New Roman" w:hAnsi="Times New Roman" w:cs="Times New Roman"/>
          <w:sz w:val="28"/>
          <w:szCs w:val="28"/>
          <w:lang w:val="ru-RU"/>
        </w:rPr>
        <w:pPrChange w:id="87" w:author="Пользователь Windows" w:date="2020-08-02T21:18:00Z">
          <w:pPr>
            <w:spacing w:after="0" w:line="240" w:lineRule="auto"/>
          </w:pPr>
        </w:pPrChange>
      </w:pPr>
      <w:ins w:id="88" w:author="Пользователь Windows" w:date="2020-08-16T15:18:00Z"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Архитектура</w:t>
        </w:r>
        <w:r w:rsidRPr="0020585C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SAP</w:t>
        </w:r>
        <w:r w:rsidRPr="0020585C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89" w:author="Пользователь Windows" w:date="2020-08-17T11:4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HANA</w:t>
        </w:r>
        <w:r w:rsidRPr="0020585C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90" w:author="Пользователь Windows" w:date="2020-08-17T11:4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XS</w:t>
        </w:r>
      </w:ins>
      <w:ins w:id="91" w:author="Пользователь Windows" w:date="2020-08-16T17:46:00Z">
        <w:r w:rsidR="008509CC" w:rsidRPr="0020585C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92" w:author="Пользователь Windows" w:date="2020-08-17T11:4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8509CC">
          <w:rPr>
            <w:rFonts w:ascii="Times New Roman" w:eastAsia="Times New Roman" w:hAnsi="Times New Roman" w:cs="Times New Roman"/>
            <w:sz w:val="28"/>
            <w:szCs w:val="28"/>
          </w:rPr>
          <w:t>Adv</w:t>
        </w:r>
        <w:r w:rsidR="008509CC" w:rsidRPr="0020585C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93" w:author="Пользователь Windows" w:date="2020-08-17T11:4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:rsidR="008F34D7" w:rsidRPr="00980D8A" w:rsidRDefault="00F87CEE">
      <w:pPr>
        <w:rPr>
          <w:ins w:id="94" w:author="Пользователь Windows" w:date="2020-08-02T20:52:00Z"/>
          <w:rFonts w:ascii="Times New Roman" w:eastAsia="Times New Roman" w:hAnsi="Times New Roman" w:cs="Times New Roman"/>
          <w:sz w:val="24"/>
          <w:szCs w:val="24"/>
          <w:lang w:val="ru-RU"/>
          <w:rPrChange w:id="95" w:author="Пользователь Windows" w:date="2020-08-15T17:15:00Z">
            <w:rPr>
              <w:ins w:id="96" w:author="Пользователь Windows" w:date="2020-08-02T20:52:00Z"/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pPrChange w:id="97" w:author="Пользователь Windows" w:date="2020-08-02T21:18:00Z">
          <w:pPr>
            <w:spacing w:after="0" w:line="240" w:lineRule="auto"/>
          </w:pPr>
        </w:pPrChange>
      </w:pPr>
      <w:ins w:id="98" w:author="Пользователь Windows" w:date="2020-08-16T15:18:00Z">
        <w:r>
          <w:rPr>
            <w:noProof/>
          </w:rPr>
          <w:drawing>
            <wp:inline distT="0" distB="0" distL="0" distR="0" wp14:anchorId="6E9A10FE" wp14:editId="3D24A5C8">
              <wp:extent cx="6152515" cy="3336290"/>
              <wp:effectExtent l="0" t="0" r="635" b="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336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6D22" w:rsidRPr="0064717C" w:rsidRDefault="00516D22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4717C" w:rsidRPr="0064717C" w:rsidRDefault="0064717C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По</w:t>
      </w:r>
      <w:ins w:id="99" w:author="Пользователь Windows" w:date="2020-08-15T17:15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явление и постоянное развитие </w:t>
        </w:r>
      </w:ins>
      <w:ins w:id="100" w:author="Пользователь Windows" w:date="2020-08-15T17:16:00Z">
        <w:r w:rsidR="00980D8A">
          <w:rPr>
            <w:rFonts w:ascii="Times New Roman" w:eastAsia="Times New Roman" w:hAnsi="Times New Roman" w:cs="Times New Roman"/>
            <w:sz w:val="28"/>
            <w:szCs w:val="28"/>
          </w:rPr>
          <w:t>SAP</w:t>
        </w:r>
        <w:r w:rsidR="00980D8A" w:rsidRPr="00980D8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01" w:author="Пользователь Windows" w:date="2020-08-15T17:16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980D8A">
          <w:rPr>
            <w:rFonts w:ascii="Times New Roman" w:eastAsia="Times New Roman" w:hAnsi="Times New Roman" w:cs="Times New Roman"/>
            <w:sz w:val="28"/>
            <w:szCs w:val="28"/>
          </w:rPr>
          <w:t>HANA</w:t>
        </w:r>
        <w:r w:rsidR="00980D8A" w:rsidRPr="00980D8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02" w:author="Пользователь Windows" w:date="2020-08-15T17:16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del w:id="103" w:author="Пользователь Windows" w:date="2020-08-15T17:15:00Z">
        <w:r w:rsidRPr="0064717C" w:rsidDel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явление такого нового продукта </w:delText>
        </w:r>
      </w:del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требует новых знаний у администраторов </w:t>
      </w:r>
      <w:del w:id="104" w:author="Пользователь Windows" w:date="2020-08-01T09:38:00Z">
        <w:r w:rsidRPr="0064717C" w:rsidDel="00B2539D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SAP-систем </w:delText>
        </w:r>
      </w:del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del w:id="105" w:author="Пользователь Windows" w:date="2020-08-01T09:38:00Z">
        <w:r w:rsidRPr="0064717C" w:rsidDel="00B2539D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ABAP</w:delText>
        </w:r>
      </w:del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разработчиков</w:t>
      </w:r>
      <w:ins w:id="106" w:author="Пользователь Windows" w:date="2020-08-01T09:39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107" w:author="Пользователь Windows" w:date="2020-08-15T17:16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приложений</w:t>
        </w:r>
      </w:ins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. Возможность установить и экспериментировать со своей собственной </w:t>
      </w:r>
      <w:ins w:id="108" w:author="Пользователь Windows" w:date="2020-08-15T17:16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базой</w:t>
        </w:r>
      </w:ins>
      <w:ins w:id="109" w:author="Пользователь Windows" w:date="2020-08-15T17:28:00Z">
        <w:r w:rsidR="00F619E5" w:rsidRPr="00F619E5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10" w:author="Пользователь Windows" w:date="2020-08-15T17:2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F619E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и средой разработки</w:t>
        </w:r>
      </w:ins>
      <w:ins w:id="111" w:author="Пользователь Windows" w:date="2020-08-15T17:16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в облаке</w:t>
        </w:r>
      </w:ins>
      <w:del w:id="112" w:author="Пользователь Windows" w:date="2020-08-15T17:16:00Z">
        <w:r w:rsidRPr="0064717C" w:rsidDel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SAP HANA</w:delText>
        </w:r>
      </w:del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  представляется в этом случае далеко не лишней.</w:t>
      </w:r>
    </w:p>
    <w:p w:rsidR="0064717C" w:rsidRPr="0064717C" w:rsidRDefault="0064717C" w:rsidP="006471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Однако SAP HANA будет интересна не только в </w:t>
      </w:r>
      <w:del w:id="113" w:author="Пользователь Windows" w:date="2020-08-15T17:17:00Z">
        <w:r w:rsidRPr="0064717C" w:rsidDel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такой </w:delText>
        </w:r>
      </w:del>
      <w:del w:id="114" w:author="Пользователь Windows" w:date="2020-08-01T09:37:00Z">
        <w:r w:rsidRPr="0064717C" w:rsidDel="00160E7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узкой  </w:delText>
        </w:r>
      </w:del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Enterprise-среде</w:t>
      </w:r>
      <w:ins w:id="115" w:author="Пользователь Windows" w:date="2020-08-15T17:29:00Z">
        <w:r w:rsidR="00F619E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,</w:t>
        </w:r>
      </w:ins>
      <w:ins w:id="116" w:author="Пользователь Windows" w:date="2020-08-15T17:17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и</w:t>
        </w:r>
      </w:ins>
      <w:ins w:id="117" w:author="Пользователь Windows" w:date="2020-08-15T17:29:00Z">
        <w:r w:rsidR="00F619E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не только</w:t>
        </w:r>
      </w:ins>
      <w:ins w:id="118" w:author="Пользователь Windows" w:date="2020-08-15T17:17:00Z">
        <w:r w:rsidR="00980D8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среди разработчиков </w:t>
        </w:r>
        <w:r w:rsidR="00980D8A">
          <w:rPr>
            <w:rFonts w:ascii="Times New Roman" w:eastAsia="Times New Roman" w:hAnsi="Times New Roman" w:cs="Times New Roman"/>
            <w:sz w:val="28"/>
            <w:szCs w:val="28"/>
          </w:rPr>
          <w:t>SAP</w:t>
        </w:r>
      </w:ins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  Благодаря гибкой лицензионной политики этот продукт можно бесплатно установить и использовать, в том числе и в коммерческих целях (размер в этом случае ограничен 32 GB) Возможно приведённый ниже пример установки и использования даст идею о том какое место может занять </w:t>
      </w:r>
      <w:ins w:id="119" w:author="Пользователь Windows" w:date="2020-08-02T20:52:00Z">
        <w:r w:rsidR="00516D2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база данных </w:t>
        </w:r>
      </w:ins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>SAP HANA</w:t>
      </w:r>
      <w:r w:rsidR="00502071" w:rsidRPr="00C12D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ins w:id="120" w:author="Пользователь Windows" w:date="2020-08-02T20:53:00Z">
        <w:r w:rsidR="00516D2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и </w:t>
        </w:r>
      </w:ins>
      <w:ins w:id="121" w:author="Пользователь Windows" w:date="2020-08-02T21:18:00Z"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22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SAP</w:t>
        </w:r>
        <w:r w:rsidR="00AA3BD5"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23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HANA</w:t>
        </w:r>
        <w:r w:rsidR="00AA3BD5" w:rsidRPr="00E7359F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24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Extended</w:t>
        </w:r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25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rPrChange>
          </w:rPr>
          <w:t xml:space="preserve"> </w:t>
        </w:r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26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Application</w:t>
        </w:r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27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rPrChange>
          </w:rPr>
          <w:t xml:space="preserve"> </w:t>
        </w:r>
        <w:r w:rsidR="00AA3BD5" w:rsidRPr="00E8402B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28" w:author="Пользователь Windows" w:date="2020-08-16T23:5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Service</w:t>
        </w:r>
        <w:r w:rsidR="00AA3BD5" w:rsidRPr="00486F74" w:rsidDel="00516D22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29" w:author="Пользователь Windows" w:date="2020-08-03T00:47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del w:id="130" w:author="Пользователь Windows" w:date="2020-08-02T20:52:00Z">
        <w:r w:rsidR="00502071" w:rsidRPr="00E8402B" w:rsidDel="00516D22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131" w:author="Пользователь Windows" w:date="2020-08-16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delText>XS</w:delText>
        </w:r>
      </w:del>
      <w:r w:rsidRPr="006471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Вашем проекте.</w:t>
      </w:r>
    </w:p>
    <w:p w:rsidR="002A0BF2" w:rsidRPr="0032342F" w:rsidRDefault="002A0BF2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17487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4677DC" w:rsidRPr="00E8137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Шаг 1.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</w:rPr>
        <w:t> 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Скачиваем установочные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</w:rPr>
        <w:t> 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файлы</w:t>
      </w:r>
      <w:r w:rsidR="005E1575"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5E1575" w:rsidRPr="00317487">
        <w:rPr>
          <w:rFonts w:ascii="Times New Roman" w:eastAsia="Times New Roman" w:hAnsi="Times New Roman" w:cs="Times New Roman"/>
          <w:b/>
          <w:sz w:val="32"/>
          <w:szCs w:val="32"/>
        </w:rPr>
        <w:t>SAP</w:t>
      </w:r>
      <w:r w:rsidR="00CD7F1A" w:rsidRPr="008371F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CD7F1A">
        <w:rPr>
          <w:rFonts w:ascii="Times New Roman" w:eastAsia="Times New Roman" w:hAnsi="Times New Roman" w:cs="Times New Roman"/>
          <w:b/>
          <w:sz w:val="32"/>
          <w:szCs w:val="32"/>
        </w:rPr>
        <w:t>HANA</w:t>
      </w:r>
    </w:p>
    <w:p w:rsidR="00317487" w:rsidRPr="0032342F" w:rsidRDefault="0031748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222F9" w:rsidRDefault="004677DC" w:rsidP="001222F9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Заходим</w:t>
      </w:r>
      <w:r w:rsidRPr="008371F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на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</w:t>
      </w:r>
      <w:r w:rsidRPr="008371F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8371F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страницу</w:t>
      </w:r>
      <w:r w:rsidR="008371F5" w:rsidRPr="008371F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8371F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загрузки</w:t>
      </w:r>
      <w:r w:rsidR="00DC5C0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1E0EC1">
        <w:fldChar w:fldCharType="begin"/>
      </w:r>
      <w:r w:rsidR="001E0EC1" w:rsidRPr="00160E79">
        <w:rPr>
          <w:lang w:val="ru-RU"/>
          <w:rPrChange w:id="132" w:author="Пользователь Windows" w:date="2020-08-01T09:35:00Z">
            <w:rPr/>
          </w:rPrChange>
        </w:rPr>
        <w:instrText xml:space="preserve"> </w:instrText>
      </w:r>
      <w:r w:rsidR="001E0EC1">
        <w:instrText>HYPERLINK</w:instrText>
      </w:r>
      <w:r w:rsidR="001E0EC1" w:rsidRPr="00160E79">
        <w:rPr>
          <w:lang w:val="ru-RU"/>
          <w:rPrChange w:id="133" w:author="Пользователь Windows" w:date="2020-08-01T09:35:00Z">
            <w:rPr/>
          </w:rPrChange>
        </w:rPr>
        <w:instrText xml:space="preserve"> "</w:instrText>
      </w:r>
      <w:r w:rsidR="001E0EC1">
        <w:instrText>https</w:instrText>
      </w:r>
      <w:r w:rsidR="001E0EC1" w:rsidRPr="00160E79">
        <w:rPr>
          <w:lang w:val="ru-RU"/>
          <w:rPrChange w:id="134" w:author="Пользователь Windows" w:date="2020-08-01T09:35:00Z">
            <w:rPr/>
          </w:rPrChange>
        </w:rPr>
        <w:instrText>://</w:instrText>
      </w:r>
      <w:r w:rsidR="001E0EC1">
        <w:instrText>www</w:instrText>
      </w:r>
      <w:r w:rsidR="001E0EC1" w:rsidRPr="00160E79">
        <w:rPr>
          <w:lang w:val="ru-RU"/>
          <w:rPrChange w:id="135" w:author="Пользователь Windows" w:date="2020-08-01T09:35:00Z">
            <w:rPr/>
          </w:rPrChange>
        </w:rPr>
        <w:instrText>.</w:instrText>
      </w:r>
      <w:r w:rsidR="001E0EC1">
        <w:instrText>sap</w:instrText>
      </w:r>
      <w:r w:rsidR="001E0EC1" w:rsidRPr="00160E79">
        <w:rPr>
          <w:lang w:val="ru-RU"/>
          <w:rPrChange w:id="136" w:author="Пользователь Windows" w:date="2020-08-01T09:35:00Z">
            <w:rPr/>
          </w:rPrChange>
        </w:rPr>
        <w:instrText>.</w:instrText>
      </w:r>
      <w:r w:rsidR="001E0EC1">
        <w:instrText>com</w:instrText>
      </w:r>
      <w:r w:rsidR="001E0EC1" w:rsidRPr="00160E79">
        <w:rPr>
          <w:lang w:val="ru-RU"/>
          <w:rPrChange w:id="137" w:author="Пользователь Windows" w:date="2020-08-01T09:35:00Z">
            <w:rPr/>
          </w:rPrChange>
        </w:rPr>
        <w:instrText>/</w:instrText>
      </w:r>
      <w:r w:rsidR="001E0EC1">
        <w:instrText>cmp</w:instrText>
      </w:r>
      <w:r w:rsidR="001E0EC1" w:rsidRPr="00160E79">
        <w:rPr>
          <w:lang w:val="ru-RU"/>
          <w:rPrChange w:id="138" w:author="Пользователь Windows" w:date="2020-08-01T09:35:00Z">
            <w:rPr/>
          </w:rPrChange>
        </w:rPr>
        <w:instrText>/</w:instrText>
      </w:r>
      <w:r w:rsidR="001E0EC1">
        <w:instrText>td</w:instrText>
      </w:r>
      <w:r w:rsidR="001E0EC1" w:rsidRPr="00160E79">
        <w:rPr>
          <w:lang w:val="ru-RU"/>
          <w:rPrChange w:id="139" w:author="Пользователь Windows" w:date="2020-08-01T09:35:00Z">
            <w:rPr/>
          </w:rPrChange>
        </w:rPr>
        <w:instrText>/</w:instrText>
      </w:r>
      <w:r w:rsidR="001E0EC1">
        <w:instrText>sap</w:instrText>
      </w:r>
      <w:r w:rsidR="001E0EC1" w:rsidRPr="00160E79">
        <w:rPr>
          <w:lang w:val="ru-RU"/>
          <w:rPrChange w:id="140" w:author="Пользователь Windows" w:date="2020-08-01T09:35:00Z">
            <w:rPr/>
          </w:rPrChange>
        </w:rPr>
        <w:instrText>-</w:instrText>
      </w:r>
      <w:r w:rsidR="001E0EC1">
        <w:instrText>hana</w:instrText>
      </w:r>
      <w:r w:rsidR="001E0EC1" w:rsidRPr="00160E79">
        <w:rPr>
          <w:lang w:val="ru-RU"/>
          <w:rPrChange w:id="141" w:author="Пользователь Windows" w:date="2020-08-01T09:35:00Z">
            <w:rPr/>
          </w:rPrChange>
        </w:rPr>
        <w:instrText>-</w:instrText>
      </w:r>
      <w:r w:rsidR="001E0EC1">
        <w:instrText>express</w:instrText>
      </w:r>
      <w:r w:rsidR="001E0EC1" w:rsidRPr="00160E79">
        <w:rPr>
          <w:lang w:val="ru-RU"/>
          <w:rPrChange w:id="142" w:author="Пользователь Windows" w:date="2020-08-01T09:35:00Z">
            <w:rPr/>
          </w:rPrChange>
        </w:rPr>
        <w:instrText>-</w:instrText>
      </w:r>
      <w:r w:rsidR="001E0EC1">
        <w:instrText>edition</w:instrText>
      </w:r>
      <w:r w:rsidR="001E0EC1" w:rsidRPr="00160E79">
        <w:rPr>
          <w:lang w:val="ru-RU"/>
          <w:rPrChange w:id="143" w:author="Пользователь Windows" w:date="2020-08-01T09:35:00Z">
            <w:rPr/>
          </w:rPrChange>
        </w:rPr>
        <w:instrText>.</w:instrText>
      </w:r>
      <w:r w:rsidR="001E0EC1">
        <w:instrText>html</w:instrText>
      </w:r>
      <w:r w:rsidR="001E0EC1" w:rsidRPr="00160E79">
        <w:rPr>
          <w:lang w:val="ru-RU"/>
          <w:rPrChange w:id="144" w:author="Пользователь Windows" w:date="2020-08-01T09:35:00Z">
            <w:rPr/>
          </w:rPrChange>
        </w:rPr>
        <w:instrText xml:space="preserve">" </w:instrText>
      </w:r>
      <w:r w:rsidR="001E0EC1">
        <w:fldChar w:fldCharType="separate"/>
      </w:r>
      <w:r w:rsidR="008371F5" w:rsidRPr="00DC5C0F">
        <w:rPr>
          <w:rStyle w:val="Hyperlink"/>
          <w:rFonts w:ascii="Times New Roman" w:eastAsia="Times New Roman" w:hAnsi="Times New Roman" w:cs="Times New Roman"/>
          <w:sz w:val="28"/>
          <w:szCs w:val="28"/>
          <w:lang w:val="ru-RU"/>
        </w:rPr>
        <w:t>SAP HANA, express edition</w:t>
      </w:r>
      <w:r w:rsidRPr="00DC5C0F">
        <w:rPr>
          <w:rStyle w:val="Hyperlink"/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 </w:t>
      </w:r>
      <w:r w:rsidR="001E0EC1">
        <w:rPr>
          <w:rStyle w:val="Hyperlink"/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fldChar w:fldCharType="end"/>
      </w:r>
    </w:p>
    <w:p w:rsidR="001222F9" w:rsidRPr="00307703" w:rsidRDefault="00307703" w:rsidP="001222F9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lastRenderedPageBreak/>
        <w:t xml:space="preserve">и </w:t>
      </w:r>
      <w:r w:rsidRPr="00307703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е</w:t>
      </w:r>
      <w:r w:rsidR="001222F9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сли у Вас нет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учетной записи в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SAP</w:t>
      </w:r>
      <w:r w:rsidRPr="00307703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ins w:id="145" w:author="Пользователь Windows" w:date="2020-08-16T22:55:00Z">
        <w:r w:rsidR="007D200A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>необходимо</w:t>
        </w:r>
      </w:ins>
      <w:del w:id="146" w:author="Пользователь Windows" w:date="2020-08-16T22:55:00Z">
        <w:r w:rsidDel="007D200A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>–</w:delText>
        </w:r>
      </w:del>
      <w:r w:rsidRPr="00307703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пройти простую регистрацию</w:t>
      </w:r>
    </w:p>
    <w:p w:rsidR="001222F9" w:rsidRPr="0032342F" w:rsidRDefault="001222F9" w:rsidP="001222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Default="001222F9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3AC532" wp14:editId="64F08BA4">
            <wp:extent cx="6152515" cy="562038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03" w:rsidRDefault="00307703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3DE" w:rsidRPr="00E7479D" w:rsidRDefault="00C613D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Скачи</w:t>
      </w:r>
      <w:r w:rsidR="00E7479D">
        <w:rPr>
          <w:rFonts w:ascii="Times New Roman" w:eastAsia="Times New Roman" w:hAnsi="Times New Roman" w:cs="Times New Roman"/>
          <w:sz w:val="28"/>
          <w:szCs w:val="28"/>
          <w:lang w:val="ru-RU"/>
        </w:rPr>
        <w:t>ваем</w:t>
      </w:r>
      <w:r w:rsidR="00E7479D" w:rsidRPr="00E747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479D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E7479D" w:rsidRPr="00E747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479D"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запускаем</w:t>
      </w:r>
      <w:r w:rsidR="00E7479D" w:rsidRPr="00E747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479D">
        <w:rPr>
          <w:rFonts w:ascii="Times New Roman" w:eastAsia="Times New Roman" w:hAnsi="Times New Roman" w:cs="Times New Roman"/>
          <w:sz w:val="28"/>
          <w:szCs w:val="28"/>
        </w:rPr>
        <w:t>SAP HANA Express Edition Download</w:t>
      </w:r>
      <w:r w:rsidR="00E7479D" w:rsidRPr="00E747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479D">
        <w:rPr>
          <w:rFonts w:ascii="Times New Roman" w:eastAsia="Times New Roman" w:hAnsi="Times New Roman" w:cs="Times New Roman"/>
          <w:sz w:val="28"/>
          <w:szCs w:val="28"/>
        </w:rPr>
        <w:t>Manager</w:t>
      </w:r>
    </w:p>
    <w:p w:rsidR="002A33DE" w:rsidRDefault="002A33DE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31B13" wp14:editId="198A6813">
            <wp:extent cx="6152515" cy="377634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9D" w:rsidRDefault="00E7479D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F58587" wp14:editId="5CD4396D">
            <wp:extent cx="3876675" cy="2419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9D" w:rsidRDefault="00E7479D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57240" w:rsidRPr="00B84BE8" w:rsidRDefault="00F569C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>Download</w:t>
      </w:r>
      <w:r w:rsidRPr="002D36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Manager</w:t>
      </w:r>
      <w:r w:rsidR="002D3663" w:rsidRPr="002D36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D3663">
        <w:rPr>
          <w:rFonts w:ascii="Times New Roman" w:eastAsia="Times New Roman" w:hAnsi="Times New Roman" w:cs="Times New Roman"/>
          <w:sz w:val="28"/>
          <w:szCs w:val="28"/>
          <w:lang w:val="ru-RU"/>
        </w:rPr>
        <w:t>укажем следующие варианты загрузки</w:t>
      </w:r>
    </w:p>
    <w:p w:rsidR="002D3663" w:rsidRDefault="002D3663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Платформа</w:t>
      </w:r>
      <w:r w:rsidRPr="007150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150C8" w:rsidRPr="007150C8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7150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150C8">
        <w:rPr>
          <w:rFonts w:ascii="Times New Roman" w:eastAsia="Times New Roman" w:hAnsi="Times New Roman" w:cs="Times New Roman"/>
          <w:sz w:val="28"/>
          <w:szCs w:val="28"/>
        </w:rPr>
        <w:t>Linux/x86 – 64</w:t>
      </w:r>
    </w:p>
    <w:p w:rsidR="007150C8" w:rsidRDefault="007150C8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Image – Binary Installer</w:t>
      </w:r>
    </w:p>
    <w:p w:rsidR="00730AE1" w:rsidRPr="00882D50" w:rsidRDefault="00730AE1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Package </w:t>
      </w:r>
      <w:del w:id="147" w:author="Пользователь Windows" w:date="2020-08-01T09:41:00Z">
        <w:r w:rsidDel="00882D50">
          <w:rPr>
            <w:rFonts w:ascii="Times New Roman" w:eastAsia="Times New Roman" w:hAnsi="Times New Roman" w:cs="Times New Roman"/>
            <w:sz w:val="28"/>
            <w:szCs w:val="28"/>
          </w:rPr>
          <w:delText>-</w:delText>
        </w:r>
      </w:del>
      <w:ins w:id="148" w:author="Пользователь Windows" w:date="2020-08-01T09:41:00Z">
        <w:r w:rsidR="00882D50">
          <w:rPr>
            <w:rFonts w:ascii="Times New Roman" w:eastAsia="Times New Roman" w:hAnsi="Times New Roman" w:cs="Times New Roman"/>
            <w:sz w:val="28"/>
            <w:szCs w:val="28"/>
          </w:rPr>
          <w:t>–</w:t>
        </w:r>
      </w:ins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ins w:id="149" w:author="Пользователь Windows" w:date="2020-08-01T09:41:00Z">
        <w:r w:rsidR="00882D50">
          <w:rPr>
            <w:rFonts w:ascii="Times New Roman" w:eastAsia="Times New Roman" w:hAnsi="Times New Roman" w:cs="Times New Roman"/>
            <w:sz w:val="28"/>
            <w:szCs w:val="28"/>
          </w:rPr>
          <w:t>Applications*</w:t>
        </w:r>
      </w:ins>
    </w:p>
    <w:p w:rsidR="00E7479D" w:rsidRDefault="00E7479D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del w:id="150" w:author="Пользователь Windows" w:date="2020-08-16T22:56:00Z">
        <w:r w:rsidDel="007D200A">
          <w:rPr>
            <w:noProof/>
          </w:rPr>
          <w:lastRenderedPageBreak/>
          <w:drawing>
            <wp:inline distT="0" distB="0" distL="0" distR="0" wp14:anchorId="135BAD00" wp14:editId="1D69B824">
              <wp:extent cx="6152515" cy="4398010"/>
              <wp:effectExtent l="0" t="0" r="635" b="254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43980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51" w:author="Пользователь Windows" w:date="2020-08-16T22:59:00Z">
        <w:r w:rsidR="007D200A" w:rsidRPr="007D200A">
          <w:rPr>
            <w:noProof/>
          </w:rPr>
          <w:t xml:space="preserve"> </w:t>
        </w:r>
        <w:r w:rsidR="007D200A">
          <w:rPr>
            <w:noProof/>
          </w:rPr>
          <w:drawing>
            <wp:inline distT="0" distB="0" distL="0" distR="0" wp14:anchorId="13C06A66" wp14:editId="66D0F1D7">
              <wp:extent cx="6152515" cy="4410075"/>
              <wp:effectExtent l="0" t="0" r="635" b="9525"/>
              <wp:docPr id="52" name="Picture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4410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7479D" w:rsidRDefault="00E7479D" w:rsidP="004677DC">
      <w:pPr>
        <w:spacing w:after="0" w:line="240" w:lineRule="auto"/>
        <w:rPr>
          <w:ins w:id="152" w:author="Пользователь Windows" w:date="2020-08-01T09:41:00Z"/>
          <w:rFonts w:ascii="Times New Roman" w:eastAsia="Times New Roman" w:hAnsi="Times New Roman" w:cs="Times New Roman"/>
          <w:sz w:val="28"/>
          <w:szCs w:val="28"/>
        </w:rPr>
      </w:pPr>
    </w:p>
    <w:p w:rsidR="00882D50" w:rsidRPr="006E2D71" w:rsidRDefault="00794E75">
      <w:pPr>
        <w:pStyle w:val="ListParagraph"/>
        <w:spacing w:after="0" w:line="240" w:lineRule="auto"/>
        <w:rPr>
          <w:ins w:id="153" w:author="Пользователь Windows" w:date="2020-08-01T09:41:00Z"/>
          <w:rFonts w:ascii="Times New Roman" w:eastAsia="Times New Roman" w:hAnsi="Times New Roman" w:cs="Times New Roman"/>
          <w:sz w:val="28"/>
          <w:szCs w:val="28"/>
          <w:rPrChange w:id="154" w:author="Пользователь Windows" w:date="2020-08-02T20:58:00Z">
            <w:rPr>
              <w:ins w:id="155" w:author="Пользователь Windows" w:date="2020-08-01T09:41:00Z"/>
            </w:rPr>
          </w:rPrChange>
        </w:rPr>
        <w:pPrChange w:id="156" w:author="Пользователь Windows" w:date="2020-08-01T09:42:00Z">
          <w:pPr>
            <w:spacing w:after="0" w:line="240" w:lineRule="auto"/>
          </w:pPr>
        </w:pPrChange>
      </w:pPr>
      <w:ins w:id="157" w:author="Пользователь Windows" w:date="2020-08-01T09:42:00Z"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* - 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Под</w:t>
        </w:r>
        <w:r w:rsidRPr="009A3CBA">
          <w:rPr>
            <w:rFonts w:ascii="Times New Roman" w:eastAsia="Times New Roman" w:hAnsi="Times New Roman" w:cs="Times New Roman"/>
            <w:sz w:val="28"/>
            <w:szCs w:val="28"/>
            <w:rPrChange w:id="158" w:author="Пользователь Windows" w:date="2020-08-01T09:47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Applications 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подразумевается</w:t>
        </w:r>
        <w:r w:rsidRPr="009A3CBA">
          <w:rPr>
            <w:rFonts w:ascii="Times New Roman" w:eastAsia="Times New Roman" w:hAnsi="Times New Roman" w:cs="Times New Roman"/>
            <w:sz w:val="28"/>
            <w:szCs w:val="28"/>
            <w:rPrChange w:id="159" w:author="Пользователь Windows" w:date="2020-08-01T09:47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160" w:author="Пользователь Windows" w:date="2020-08-01T09:47:00Z">
        <w:r w:rsidR="009A3CB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база</w:t>
        </w:r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61" w:author="Пользователь Windows" w:date="2020-08-01T09:47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9A3CB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данных</w:t>
        </w:r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62" w:author="Пользователь Windows" w:date="2020-08-01T09:47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9A3CBA">
          <w:rPr>
            <w:rFonts w:ascii="Times New Roman" w:eastAsia="Times New Roman" w:hAnsi="Times New Roman" w:cs="Times New Roman"/>
            <w:sz w:val="28"/>
            <w:szCs w:val="28"/>
          </w:rPr>
          <w:t>SAP HANA</w:t>
        </w:r>
      </w:ins>
      <w:ins w:id="163" w:author="Пользователь Windows" w:date="2020-08-01T09:49:00Z"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64" w:author="Пользователь Windows" w:date="2020-08-01T09:49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, </w:t>
        </w:r>
        <w:r w:rsidR="009A3CB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сервер</w:t>
        </w:r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65" w:author="Пользователь Windows" w:date="2020-08-01T09:49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9A3CB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приложений</w:t>
        </w:r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66" w:author="Пользователь Windows" w:date="2020-08-01T09:49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9A3CB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и</w:t>
        </w:r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67" w:author="Пользователь Windows" w:date="2020-08-01T09:49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168" w:author="Пользователь Windows" w:date="2020-08-01T09:48:00Z">
        <w:r w:rsidR="009A3CBA">
          <w:rPr>
            <w:rFonts w:ascii="Times New Roman" w:eastAsia="Times New Roman" w:hAnsi="Times New Roman" w:cs="Times New Roman"/>
            <w:sz w:val="28"/>
            <w:szCs w:val="28"/>
          </w:rPr>
          <w:t>среда</w:t>
        </w:r>
      </w:ins>
      <w:ins w:id="169" w:author="Пользователь Windows" w:date="2020-08-01T09:49:00Z"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70" w:author="Пользователь Windows" w:date="2020-08-01T09:49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9A3CB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разработки</w:t>
        </w:r>
        <w:r w:rsidR="009A3CBA" w:rsidRPr="009A3CBA">
          <w:rPr>
            <w:rFonts w:ascii="Times New Roman" w:eastAsia="Times New Roman" w:hAnsi="Times New Roman" w:cs="Times New Roman"/>
            <w:sz w:val="28"/>
            <w:szCs w:val="28"/>
            <w:rPrChange w:id="171" w:author="Пользователь Windows" w:date="2020-08-01T09:49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172" w:author="Пользователь Windows" w:date="2020-08-01T09:47:00Z">
        <w:r w:rsidR="009A3CBA" w:rsidRPr="006063AB">
          <w:rPr>
            <w:rFonts w:ascii="Times New Roman" w:hAnsi="Times New Roman" w:cs="Times New Roman"/>
            <w:sz w:val="28"/>
            <w:szCs w:val="28"/>
          </w:rPr>
          <w:t>SAP HANA Extended Application Services, Advanced Model</w:t>
        </w:r>
      </w:ins>
      <w:ins w:id="173" w:author="Пользователь Windows" w:date="2020-08-02T20:58:00Z">
        <w:r w:rsidR="006E2D71" w:rsidRPr="006E2D71">
          <w:rPr>
            <w:rFonts w:ascii="Times New Roman" w:hAnsi="Times New Roman" w:cs="Times New Roman"/>
            <w:sz w:val="28"/>
            <w:szCs w:val="28"/>
            <w:rPrChange w:id="174" w:author="Пользователь Windows" w:date="2020-08-02T20:58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(</w:t>
        </w:r>
        <w:r w:rsidR="006E2D71">
          <w:rPr>
            <w:rFonts w:ascii="Times New Roman" w:hAnsi="Times New Roman" w:cs="Times New Roman"/>
            <w:sz w:val="28"/>
            <w:szCs w:val="28"/>
          </w:rPr>
          <w:t>XSA</w:t>
        </w:r>
        <w:r w:rsidR="006E2D71" w:rsidRPr="006E2D71">
          <w:rPr>
            <w:rFonts w:ascii="Times New Roman" w:hAnsi="Times New Roman" w:cs="Times New Roman"/>
            <w:sz w:val="28"/>
            <w:szCs w:val="28"/>
            <w:rPrChange w:id="175" w:author="Пользователь Windows" w:date="2020-08-02T20:58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>)</w:t>
        </w:r>
      </w:ins>
    </w:p>
    <w:p w:rsidR="00882D50" w:rsidRDefault="00882D50" w:rsidP="004677DC">
      <w:pPr>
        <w:spacing w:after="0" w:line="240" w:lineRule="auto"/>
        <w:rPr>
          <w:ins w:id="176" w:author="Пользователь Windows" w:date="2020-08-01T09:41:00Z"/>
          <w:rFonts w:ascii="Times New Roman" w:eastAsia="Times New Roman" w:hAnsi="Times New Roman" w:cs="Times New Roman"/>
          <w:sz w:val="28"/>
          <w:szCs w:val="28"/>
        </w:rPr>
      </w:pPr>
    </w:p>
    <w:p w:rsidR="00882D50" w:rsidRPr="001222F9" w:rsidRDefault="00882D50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77DC" w:rsidRPr="00317487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Шаг 2. 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</w:rPr>
        <w:t> </w:t>
      </w:r>
      <w:r w:rsidR="005E1575"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Создаём виртуальную машину в 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Яндекс Облаке.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D60294" w:rsidRDefault="005E1575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На этом шаге н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ам понадобится следующий бесплатный софт:</w:t>
      </w:r>
    </w:p>
    <w:p w:rsidR="00317487" w:rsidRPr="0032342F" w:rsidRDefault="0031748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PuTTY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–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SSH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-клиент.</w:t>
      </w:r>
    </w:p>
    <w:p w:rsidR="004677DC" w:rsidRPr="0020585C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:rPrChange w:id="177" w:author="Пользователь Windows" w:date="2020-08-17T11:48:00Z">
            <w:rPr>
              <w:rFonts w:ascii="Times New Roman" w:eastAsia="Times New Roman" w:hAnsi="Times New Roman" w:cs="Times New Roman"/>
              <w:sz w:val="28"/>
              <w:szCs w:val="28"/>
            </w:rPr>
          </w:rPrChange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PuTTYgen</w:t>
      </w:r>
      <w:r w:rsidRPr="0020585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  <w:rPrChange w:id="178" w:author="Пользователь Windows" w:date="2020-08-17T11:48:00Z">
            <w:rPr>
              <w:rFonts w:ascii="Times New Roman" w:eastAsia="Times New Roman" w:hAnsi="Times New Roman" w:cs="Times New Roman"/>
              <w:color w:val="333333"/>
              <w:sz w:val="28"/>
              <w:szCs w:val="28"/>
              <w:bdr w:val="none" w:sz="0" w:space="0" w:color="auto" w:frame="1"/>
            </w:rPr>
          </w:rPrChange>
        </w:rPr>
        <w:t xml:space="preserve"> –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Генератор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</w:t>
      </w:r>
      <w:r w:rsidRPr="0020585C">
        <w:rPr>
          <w:rFonts w:ascii="Times New Roman" w:eastAsia="Times New Roman" w:hAnsi="Times New Roman" w:cs="Times New Roman"/>
          <w:sz w:val="28"/>
          <w:szCs w:val="28"/>
          <w:lang w:val="ru-RU"/>
          <w:rPrChange w:id="179" w:author="Пользователь Windows" w:date="2020-08-17T11:48:00Z">
            <w:rPr>
              <w:rFonts w:ascii="Times New Roman" w:eastAsia="Times New Roman" w:hAnsi="Times New Roman" w:cs="Times New Roman"/>
              <w:sz w:val="28"/>
              <w:szCs w:val="28"/>
            </w:rPr>
          </w:rPrChange>
        </w:rPr>
        <w:t xml:space="preserve">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Public</w:t>
      </w:r>
      <w:r w:rsidRPr="0020585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  <w:rPrChange w:id="180" w:author="Пользователь Windows" w:date="2020-08-17T11:48:00Z">
            <w:rPr>
              <w:rFonts w:ascii="Times New Roman" w:eastAsia="Times New Roman" w:hAnsi="Times New Roman" w:cs="Times New Roman"/>
              <w:color w:val="333333"/>
              <w:sz w:val="28"/>
              <w:szCs w:val="28"/>
              <w:bdr w:val="none" w:sz="0" w:space="0" w:color="auto" w:frame="1"/>
            </w:rPr>
          </w:rPrChange>
        </w:rPr>
        <w:t>/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Private</w:t>
      </w:r>
      <w:r w:rsidRPr="0020585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  <w:rPrChange w:id="181" w:author="Пользователь Windows" w:date="2020-08-17T11:48:00Z">
            <w:rPr>
              <w:rFonts w:ascii="Times New Roman" w:eastAsia="Times New Roman" w:hAnsi="Times New Roman" w:cs="Times New Roman"/>
              <w:color w:val="333333"/>
              <w:sz w:val="28"/>
              <w:szCs w:val="28"/>
              <w:bdr w:val="none" w:sz="0" w:space="0" w:color="auto" w:frame="1"/>
            </w:rPr>
          </w:rPrChange>
        </w:rPr>
        <w:t xml:space="preserve">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ключей</w:t>
      </w:r>
      <w:r w:rsidRPr="0020585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  <w:rPrChange w:id="182" w:author="Пользователь Windows" w:date="2020-08-17T11:48:00Z">
            <w:rPr>
              <w:rFonts w:ascii="Times New Roman" w:eastAsia="Times New Roman" w:hAnsi="Times New Roman" w:cs="Times New Roman"/>
              <w:color w:val="333333"/>
              <w:sz w:val="28"/>
              <w:szCs w:val="28"/>
              <w:bdr w:val="none" w:sz="0" w:space="0" w:color="auto" w:frame="1"/>
            </w:rPr>
          </w:rPrChange>
        </w:rPr>
        <w:t>.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</w:t>
      </w: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WinSCP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–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SFTP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-клиент.</w:t>
      </w:r>
    </w:p>
    <w:p w:rsidR="003955A1" w:rsidRDefault="003955A1" w:rsidP="004677DC">
      <w:pPr>
        <w:shd w:val="clear" w:color="auto" w:fill="FFFFFF"/>
        <w:spacing w:after="0" w:line="240" w:lineRule="auto"/>
        <w:rPr>
          <w:ins w:id="183" w:author="Пользователь Windows" w:date="2020-08-15T21:25:00Z"/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</w:pPr>
    </w:p>
    <w:p w:rsidR="004677DC" w:rsidRPr="0032342F" w:rsidRDefault="003955A1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ins w:id="184" w:author="Пользователь Windows" w:date="2020-08-15T21:26:00Z">
        <w:r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ru-RU"/>
          </w:rPr>
          <w:t xml:space="preserve">Как </w:t>
        </w:r>
      </w:ins>
      <w:ins w:id="185" w:author="Пользователь Windows" w:date="2020-08-15T21:25:00Z">
        <w:r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ru-RU"/>
          </w:rPr>
          <w:t xml:space="preserve">альтернативу для данных приложений можно </w:t>
        </w:r>
      </w:ins>
      <w:ins w:id="186" w:author="Пользователь Windows" w:date="2020-08-15T21:38:00Z">
        <w:r w:rsidR="00F87CEE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ru-RU"/>
          </w:rPr>
          <w:t xml:space="preserve">также рассмотреть </w:t>
        </w:r>
        <w:r w:rsidR="00051B28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ru-RU"/>
          </w:rPr>
          <w:t xml:space="preserve"> </w:t>
        </w:r>
      </w:ins>
      <w:ins w:id="187" w:author="Пользователь Windows" w:date="2020-08-16T15:22:00Z">
        <w:r w:rsidR="00F87CEE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ru-RU"/>
          </w:rPr>
          <w:t xml:space="preserve">приложение </w:t>
        </w:r>
      </w:ins>
      <w:ins w:id="188" w:author="Пользователь Windows" w:date="2020-08-15T21:35:00Z">
        <w:r w:rsidR="00221CBF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</w:rPr>
          <w:t>MobaXTerm</w:t>
        </w:r>
      </w:ins>
      <w:r w:rsidR="004677DC"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Создадим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5E1575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связку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Public</w:t>
      </w:r>
      <w:r w:rsidR="005E1575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-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Private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ключ с помощью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PuTTYgen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. </w:t>
      </w: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32342F" w:rsidRDefault="00005E58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8800" cy="5248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AP_ABAP_YANDEX_CLOUD_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0E6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Регистрируемся / заходим </w:t>
      </w:r>
      <w:r w:rsidRP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в Яндекс Облако</w:t>
      </w:r>
      <w:r w:rsidR="00317487" w:rsidRPr="003174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1E0EC1">
        <w:fldChar w:fldCharType="begin"/>
      </w:r>
      <w:r w:rsidR="001E0EC1" w:rsidRPr="00160E79">
        <w:rPr>
          <w:lang w:val="ru-RU"/>
          <w:rPrChange w:id="189" w:author="Пользователь Windows" w:date="2020-08-01T09:35:00Z">
            <w:rPr/>
          </w:rPrChange>
        </w:rPr>
        <w:instrText xml:space="preserve"> </w:instrText>
      </w:r>
      <w:r w:rsidR="001E0EC1">
        <w:instrText>HYPERLINK</w:instrText>
      </w:r>
      <w:r w:rsidR="001E0EC1" w:rsidRPr="00160E79">
        <w:rPr>
          <w:lang w:val="ru-RU"/>
          <w:rPrChange w:id="190" w:author="Пользователь Windows" w:date="2020-08-01T09:35:00Z">
            <w:rPr/>
          </w:rPrChange>
        </w:rPr>
        <w:instrText xml:space="preserve"> "</w:instrText>
      </w:r>
      <w:r w:rsidR="001E0EC1">
        <w:instrText>https</w:instrText>
      </w:r>
      <w:r w:rsidR="001E0EC1" w:rsidRPr="00160E79">
        <w:rPr>
          <w:lang w:val="ru-RU"/>
          <w:rPrChange w:id="191" w:author="Пользователь Windows" w:date="2020-08-01T09:35:00Z">
            <w:rPr/>
          </w:rPrChange>
        </w:rPr>
        <w:instrText>://</w:instrText>
      </w:r>
      <w:r w:rsidR="001E0EC1">
        <w:instrText>cloud</w:instrText>
      </w:r>
      <w:r w:rsidR="001E0EC1" w:rsidRPr="00160E79">
        <w:rPr>
          <w:lang w:val="ru-RU"/>
          <w:rPrChange w:id="192" w:author="Пользователь Windows" w:date="2020-08-01T09:35:00Z">
            <w:rPr/>
          </w:rPrChange>
        </w:rPr>
        <w:instrText>.</w:instrText>
      </w:r>
      <w:r w:rsidR="001E0EC1">
        <w:instrText>yandex</w:instrText>
      </w:r>
      <w:r w:rsidR="001E0EC1" w:rsidRPr="00160E79">
        <w:rPr>
          <w:lang w:val="ru-RU"/>
          <w:rPrChange w:id="193" w:author="Пользователь Windows" w:date="2020-08-01T09:35:00Z">
            <w:rPr/>
          </w:rPrChange>
        </w:rPr>
        <w:instrText>.</w:instrText>
      </w:r>
      <w:r w:rsidR="001E0EC1">
        <w:instrText>ru</w:instrText>
      </w:r>
      <w:r w:rsidR="001E0EC1" w:rsidRPr="00160E79">
        <w:rPr>
          <w:lang w:val="ru-RU"/>
          <w:rPrChange w:id="194" w:author="Пользователь Windows" w:date="2020-08-01T09:35:00Z">
            <w:rPr/>
          </w:rPrChange>
        </w:rPr>
        <w:instrText xml:space="preserve">/" </w:instrText>
      </w:r>
      <w:r w:rsidR="001E0EC1">
        <w:fldChar w:fldCharType="separate"/>
      </w:r>
      <w:r w:rsidR="00317487" w:rsidRPr="00317487">
        <w:rPr>
          <w:rStyle w:val="Hyperlink"/>
          <w:sz w:val="28"/>
          <w:szCs w:val="28"/>
        </w:rPr>
        <w:t>https</w:t>
      </w:r>
      <w:r w:rsidR="00317487" w:rsidRPr="00317487">
        <w:rPr>
          <w:rStyle w:val="Hyperlink"/>
          <w:sz w:val="28"/>
          <w:szCs w:val="28"/>
          <w:lang w:val="ru-RU"/>
        </w:rPr>
        <w:t>://</w:t>
      </w:r>
      <w:r w:rsidR="00317487" w:rsidRPr="00317487">
        <w:rPr>
          <w:rStyle w:val="Hyperlink"/>
          <w:sz w:val="28"/>
          <w:szCs w:val="28"/>
        </w:rPr>
        <w:t>cloud</w:t>
      </w:r>
      <w:r w:rsidR="00317487" w:rsidRPr="00317487">
        <w:rPr>
          <w:rStyle w:val="Hyperlink"/>
          <w:sz w:val="28"/>
          <w:szCs w:val="28"/>
          <w:lang w:val="ru-RU"/>
        </w:rPr>
        <w:t>.</w:t>
      </w:r>
      <w:r w:rsidR="00317487" w:rsidRPr="00317487">
        <w:rPr>
          <w:rStyle w:val="Hyperlink"/>
          <w:sz w:val="28"/>
          <w:szCs w:val="28"/>
        </w:rPr>
        <w:t>yandex</w:t>
      </w:r>
      <w:r w:rsidR="00317487" w:rsidRPr="00317487">
        <w:rPr>
          <w:rStyle w:val="Hyperlink"/>
          <w:sz w:val="28"/>
          <w:szCs w:val="28"/>
          <w:lang w:val="ru-RU"/>
        </w:rPr>
        <w:t>.</w:t>
      </w:r>
      <w:r w:rsidR="00317487" w:rsidRPr="00317487">
        <w:rPr>
          <w:rStyle w:val="Hyperlink"/>
          <w:sz w:val="28"/>
          <w:szCs w:val="28"/>
        </w:rPr>
        <w:t>ru</w:t>
      </w:r>
      <w:r w:rsidR="00317487" w:rsidRPr="00317487">
        <w:rPr>
          <w:rStyle w:val="Hyperlink"/>
          <w:sz w:val="28"/>
          <w:szCs w:val="28"/>
          <w:lang w:val="ru-RU"/>
        </w:rPr>
        <w:t>/</w:t>
      </w:r>
      <w:r w:rsidR="001E0EC1">
        <w:rPr>
          <w:rStyle w:val="Hyperlink"/>
          <w:sz w:val="28"/>
          <w:szCs w:val="28"/>
          <w:lang w:val="ru-RU"/>
        </w:rPr>
        <w:fldChar w:fldCharType="end"/>
      </w:r>
      <w:r w:rsidR="00317487" w:rsidRP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Переходим в раздел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Compute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Cloud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приступаем к созданию виртуальной машины.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E941AB" w:rsidRDefault="006A07EC" w:rsidP="006A07E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Имя виртуальной машины</w:t>
      </w:r>
      <w:r w:rsidRPr="006A07E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5E1575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941A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E2242">
        <w:rPr>
          <w:rFonts w:ascii="Times New Roman" w:eastAsia="Times New Roman" w:hAnsi="Times New Roman" w:cs="Times New Roman"/>
          <w:sz w:val="28"/>
          <w:szCs w:val="28"/>
        </w:rPr>
        <w:t>saphana</w:t>
      </w:r>
      <w:r w:rsidR="00A44003"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E5355F" w:rsidRPr="00AE2242" w:rsidRDefault="005E1575" w:rsidP="00AE224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Зададим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подходящие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характеристики</w:t>
      </w:r>
      <w:r w:rsidR="00317487"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ВМ</w:t>
      </w:r>
      <w:r w:rsidR="00D96AF9"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E2242"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E22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руководстве по установке для </w:t>
      </w:r>
      <w:r w:rsidR="00AE2242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SAP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AE2242">
        <w:rPr>
          <w:rFonts w:ascii="Times New Roman" w:eastAsia="Times New Roman" w:hAnsi="Times New Roman" w:cs="Times New Roman"/>
          <w:color w:val="333333"/>
          <w:sz w:val="28"/>
          <w:szCs w:val="28"/>
        </w:rPr>
        <w:t>HANA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AE2242">
        <w:rPr>
          <w:rFonts w:ascii="Times New Roman" w:eastAsia="Times New Roman" w:hAnsi="Times New Roman" w:cs="Times New Roman"/>
          <w:color w:val="333333"/>
          <w:sz w:val="28"/>
          <w:szCs w:val="28"/>
        </w:rPr>
        <w:t>Express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AE2242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Edition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(</w:t>
      </w:r>
      <w:r w:rsidR="00AE2242">
        <w:rPr>
          <w:rFonts w:ascii="Times New Roman" w:eastAsia="Times New Roman" w:hAnsi="Times New Roman" w:cs="Times New Roman"/>
          <w:color w:val="333333"/>
          <w:sz w:val="28"/>
          <w:szCs w:val="28"/>
        </w:rPr>
        <w:t>Server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+ </w:t>
      </w:r>
      <w:r w:rsidR="00AE2242">
        <w:rPr>
          <w:rFonts w:ascii="Times New Roman" w:eastAsia="Times New Roman" w:hAnsi="Times New Roman" w:cs="Times New Roman"/>
          <w:color w:val="333333"/>
          <w:sz w:val="28"/>
          <w:szCs w:val="28"/>
        </w:rPr>
        <w:t>Application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)</w:t>
      </w:r>
      <w:r w:rsid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видим следующие рекомендуемые параметры</w:t>
      </w:r>
      <w:r w:rsidR="00AE2242" w:rsidRPr="00AE224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p w:rsidR="004677DC" w:rsidRPr="00AE2242" w:rsidRDefault="004677DC" w:rsidP="00C9113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</w:pPr>
      <w:r w:rsidRPr="00AE224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C91134" w:rsidRPr="0032342F" w:rsidRDefault="00C91134" w:rsidP="00C9113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4A7BB2D1" wp14:editId="77CD30E7">
            <wp:extent cx="6152515" cy="23050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75" w:rsidRPr="0032342F" w:rsidRDefault="005E1575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5355F" w:rsidRDefault="00AE2242" w:rsidP="00E535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Зададим их при создании нашей виртуальной машины.</w:t>
      </w:r>
    </w:p>
    <w:p w:rsidR="00AE2242" w:rsidRPr="00AE2242" w:rsidRDefault="00AE2242" w:rsidP="00E535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5355F" w:rsidRPr="00160E79" w:rsidRDefault="00E5355F" w:rsidP="00E5355F">
      <w:pPr>
        <w:rPr>
          <w:rFonts w:ascii="Times New Roman" w:eastAsia="Times New Roman" w:hAnsi="Times New Roman" w:cs="Times New Roman"/>
          <w:sz w:val="28"/>
          <w:szCs w:val="28"/>
          <w:rPrChange w:id="195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</w:pPr>
      <w:r w:rsidRPr="00160E79">
        <w:rPr>
          <w:rFonts w:ascii="Times New Roman" w:eastAsia="Times New Roman" w:hAnsi="Times New Roman" w:cs="Times New Roman"/>
          <w:sz w:val="28"/>
          <w:szCs w:val="28"/>
          <w:rPrChange w:id="196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>vCPU - 2,</w:t>
      </w:r>
    </w:p>
    <w:p w:rsidR="00E5355F" w:rsidRPr="00160E79" w:rsidRDefault="00E5355F" w:rsidP="00E5355F">
      <w:pPr>
        <w:rPr>
          <w:rFonts w:ascii="Times New Roman" w:eastAsia="Times New Roman" w:hAnsi="Times New Roman" w:cs="Times New Roman"/>
          <w:sz w:val="28"/>
          <w:szCs w:val="28"/>
          <w:rPrChange w:id="197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</w:pPr>
      <w:r w:rsidRPr="00160E79">
        <w:rPr>
          <w:rFonts w:ascii="Times New Roman" w:eastAsia="Times New Roman" w:hAnsi="Times New Roman" w:cs="Times New Roman"/>
          <w:sz w:val="28"/>
          <w:szCs w:val="28"/>
          <w:rPrChange w:id="198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 xml:space="preserve"> RAM – 32GB,</w:t>
      </w:r>
    </w:p>
    <w:p w:rsidR="00E5355F" w:rsidRPr="00160E79" w:rsidRDefault="00982F06" w:rsidP="00E5355F">
      <w:pPr>
        <w:rPr>
          <w:rFonts w:ascii="Times New Roman" w:eastAsia="Times New Roman" w:hAnsi="Times New Roman" w:cs="Times New Roman"/>
          <w:sz w:val="28"/>
          <w:szCs w:val="28"/>
          <w:rPrChange w:id="199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</w:pPr>
      <w:r w:rsidRPr="00160E79">
        <w:rPr>
          <w:rFonts w:ascii="Times New Roman" w:eastAsia="Times New Roman" w:hAnsi="Times New Roman" w:cs="Times New Roman"/>
          <w:sz w:val="28"/>
          <w:szCs w:val="28"/>
          <w:rPrChange w:id="200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>1</w:t>
      </w:r>
      <w:r w:rsidR="00E009DA" w:rsidRPr="00160E79">
        <w:rPr>
          <w:rFonts w:ascii="Times New Roman" w:eastAsia="Times New Roman" w:hAnsi="Times New Roman" w:cs="Times New Roman"/>
          <w:sz w:val="28"/>
          <w:szCs w:val="28"/>
          <w:rPrChange w:id="201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 xml:space="preserve">5 </w:t>
      </w:r>
      <w:r w:rsidR="00E5355F" w:rsidRPr="00160E79">
        <w:rPr>
          <w:rFonts w:ascii="Times New Roman" w:eastAsia="Times New Roman" w:hAnsi="Times New Roman" w:cs="Times New Roman"/>
          <w:sz w:val="28"/>
          <w:szCs w:val="28"/>
          <w:rPrChange w:id="202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 xml:space="preserve">GB + </w:t>
      </w:r>
      <w:del w:id="203" w:author="Пользователь Windows" w:date="2020-08-09T14:56:00Z">
        <w:r w:rsidR="00E5355F" w:rsidRPr="00160E79" w:rsidDel="00AF25D8">
          <w:rPr>
            <w:rFonts w:ascii="Times New Roman" w:eastAsia="Times New Roman" w:hAnsi="Times New Roman" w:cs="Times New Roman"/>
            <w:sz w:val="28"/>
            <w:szCs w:val="28"/>
            <w:rPrChange w:id="204" w:author="Пользователь Windows" w:date="2020-08-01T09:35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delText>1</w:delText>
        </w:r>
        <w:r w:rsidR="00E0128D" w:rsidRPr="00160E79" w:rsidDel="00AF25D8">
          <w:rPr>
            <w:rFonts w:ascii="Times New Roman" w:eastAsia="Times New Roman" w:hAnsi="Times New Roman" w:cs="Times New Roman"/>
            <w:sz w:val="28"/>
            <w:szCs w:val="28"/>
            <w:rPrChange w:id="205" w:author="Пользователь Windows" w:date="2020-08-01T09:35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delText>2</w:delText>
        </w:r>
        <w:r w:rsidR="00E5355F" w:rsidRPr="00160E79" w:rsidDel="00AF25D8">
          <w:rPr>
            <w:rFonts w:ascii="Times New Roman" w:eastAsia="Times New Roman" w:hAnsi="Times New Roman" w:cs="Times New Roman"/>
            <w:sz w:val="28"/>
            <w:szCs w:val="28"/>
            <w:rPrChange w:id="206" w:author="Пользователь Windows" w:date="2020-08-01T09:35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delText xml:space="preserve">0 </w:delText>
        </w:r>
      </w:del>
      <w:ins w:id="207" w:author="Пользователь Windows" w:date="2020-08-09T14:56:00Z">
        <w:r w:rsidR="00AF25D8" w:rsidRPr="00160E79">
          <w:rPr>
            <w:rFonts w:ascii="Times New Roman" w:eastAsia="Times New Roman" w:hAnsi="Times New Roman" w:cs="Times New Roman"/>
            <w:sz w:val="28"/>
            <w:szCs w:val="28"/>
            <w:rPrChange w:id="208" w:author="Пользователь Windows" w:date="2020-08-01T09:35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>1</w:t>
        </w:r>
        <w:r w:rsidR="00AF25D8">
          <w:rPr>
            <w:rFonts w:ascii="Times New Roman" w:eastAsia="Times New Roman" w:hAnsi="Times New Roman" w:cs="Times New Roman"/>
            <w:sz w:val="28"/>
            <w:szCs w:val="28"/>
          </w:rPr>
          <w:t>5</w:t>
        </w:r>
        <w:r w:rsidR="00AF25D8" w:rsidRPr="00160E79">
          <w:rPr>
            <w:rFonts w:ascii="Times New Roman" w:eastAsia="Times New Roman" w:hAnsi="Times New Roman" w:cs="Times New Roman"/>
            <w:sz w:val="28"/>
            <w:szCs w:val="28"/>
            <w:rPrChange w:id="209" w:author="Пользователь Windows" w:date="2020-08-01T09:35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0 </w:t>
        </w:r>
      </w:ins>
      <w:r w:rsidR="00E5355F" w:rsidRPr="00160E79">
        <w:rPr>
          <w:rFonts w:ascii="Times New Roman" w:eastAsia="Times New Roman" w:hAnsi="Times New Roman" w:cs="Times New Roman"/>
          <w:sz w:val="28"/>
          <w:szCs w:val="28"/>
          <w:rPrChange w:id="210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>GB</w:t>
      </w:r>
      <w:r w:rsidR="00304DC3" w:rsidRPr="00160E79">
        <w:rPr>
          <w:rFonts w:ascii="Times New Roman" w:eastAsia="Times New Roman" w:hAnsi="Times New Roman" w:cs="Times New Roman"/>
          <w:sz w:val="28"/>
          <w:szCs w:val="28"/>
          <w:rPrChange w:id="211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t xml:space="preserve">, </w:t>
      </w:r>
      <w:r w:rsidR="00304DC3">
        <w:rPr>
          <w:rFonts w:ascii="Times New Roman" w:eastAsia="Times New Roman" w:hAnsi="Times New Roman" w:cs="Times New Roman"/>
          <w:sz w:val="28"/>
          <w:szCs w:val="28"/>
          <w:lang w:val="ru-RU"/>
        </w:rPr>
        <w:t>где</w:t>
      </w:r>
    </w:p>
    <w:p w:rsidR="00E5355F" w:rsidRPr="00E5355F" w:rsidRDefault="00982F06" w:rsidP="00E535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3501F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E0128D" w:rsidRPr="00E0128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 </w:t>
      </w:r>
      <w:r w:rsidR="00E5355F"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>GB (загрузочный</w:t>
      </w:r>
      <w:r w:rsidR="002036B3" w:rsidRPr="0020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0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диск - </w:t>
      </w:r>
      <w:r w:rsidR="002036B3">
        <w:rPr>
          <w:rFonts w:ascii="Times New Roman" w:eastAsia="Times New Roman" w:hAnsi="Times New Roman" w:cs="Times New Roman"/>
          <w:sz w:val="28"/>
          <w:szCs w:val="28"/>
        </w:rPr>
        <w:t>SSD</w:t>
      </w:r>
      <w:r w:rsidR="00E5355F"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E5355F" w:rsidRPr="00E5355F" w:rsidRDefault="00E0128D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del w:id="212" w:author="Пользователь Windows" w:date="2020-08-09T14:56:00Z">
        <w:r w:rsidRPr="002036B3" w:rsidDel="00AF25D8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120 </w:delText>
        </w:r>
      </w:del>
      <w:ins w:id="213" w:author="Пользователь Windows" w:date="2020-08-09T14:56:00Z">
        <w:r w:rsidR="00AF25D8" w:rsidRPr="002036B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1</w:t>
        </w:r>
        <w:r w:rsidR="00AF25D8" w:rsidRPr="00980D8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214" w:author="Пользователь Windows" w:date="2020-08-15T17:15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5</w:t>
        </w:r>
        <w:r w:rsidR="00AF25D8" w:rsidRPr="002036B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0 </w:t>
        </w:r>
      </w:ins>
      <w:r w:rsidR="00E5355F"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>GB (данные</w:t>
      </w:r>
      <w:r w:rsidR="002036B3" w:rsidRPr="0020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="0020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 </w:t>
      </w:r>
      <w:r w:rsidR="002036B3">
        <w:rPr>
          <w:rFonts w:ascii="Times New Roman" w:eastAsia="Times New Roman" w:hAnsi="Times New Roman" w:cs="Times New Roman"/>
          <w:sz w:val="28"/>
          <w:szCs w:val="28"/>
        </w:rPr>
        <w:t>HDD</w:t>
      </w:r>
      <w:r w:rsidR="00E5355F"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AE2242" w:rsidRPr="002036B3" w:rsidRDefault="00AE2242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:rsidR="002036B3" w:rsidRPr="002036B3" w:rsidRDefault="002036B3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ru-RU"/>
        </w:rPr>
        <w:t>* - т.к. SAP HANA</w:t>
      </w:r>
      <w:del w:id="215" w:author="Пользователь Windows" w:date="2020-08-01T09:45:00Z">
        <w:r w:rsidDel="009A3CBA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shd w:val="clear" w:color="auto" w:fill="FFFFFF"/>
            <w:lang w:val="ru-RU"/>
          </w:rPr>
          <w:delText xml:space="preserve"> XS</w:delText>
        </w:r>
      </w:del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все операции проводит в оперативной памяти в качестве носителя для снепшота данных мы можем выбрать более медленный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HDD</w:t>
      </w:r>
    </w:p>
    <w:p w:rsidR="00E308E4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41A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 w:rsidR="00D96AF9" w:rsidRPr="00D96AF9">
        <w:rPr>
          <w:rFonts w:ascii="Times New Roman" w:eastAsia="Times New Roman" w:hAnsi="Times New Roman" w:cs="Times New Roman"/>
          <w:sz w:val="28"/>
          <w:szCs w:val="28"/>
          <w:lang w:val="ru-RU"/>
        </w:rPr>
        <w:t>В качестве операционной системы выберем последнюю стабильную ОС OpenSUSE, на момент написания статьи – это версия ОС OpenSUSE 42.3</w:t>
      </w:r>
    </w:p>
    <w:p w:rsidR="001B00E6" w:rsidRPr="00160E79" w:rsidRDefault="001B00E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:rPrChange w:id="216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</w:rPr>
          </w:rPrChange>
        </w:rPr>
      </w:pPr>
    </w:p>
    <w:p w:rsidR="001B00E6" w:rsidRPr="0032342F" w:rsidRDefault="002036B3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F724520" wp14:editId="5CD5AC00">
            <wp:extent cx="6152515" cy="282384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E6" w:rsidRPr="0032342F" w:rsidRDefault="001B00E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0E6" w:rsidRPr="0032342F" w:rsidRDefault="001B00E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0E6" w:rsidRPr="0032342F" w:rsidRDefault="001B00E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Укажем Логин 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Public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SSH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-ключ, сгенерированный с помощью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PuTTYgen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AC27D1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5B1CB4F" wp14:editId="789F816C">
            <wp:extent cx="6152515" cy="35534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67051C" w:rsidRDefault="0067051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</w:pPr>
    </w:p>
    <w:p w:rsidR="0067051C" w:rsidRDefault="0067051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</w:pP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lastRenderedPageBreak/>
        <w:br/>
      </w:r>
    </w:p>
    <w:p w:rsidR="004677DC" w:rsidRPr="00743F2B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67051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Шаг 3. Подготавливаем виртуальную машину к установке </w:t>
      </w:r>
      <w:r w:rsidRPr="0067051C">
        <w:rPr>
          <w:rFonts w:ascii="Times New Roman" w:eastAsia="Times New Roman" w:hAnsi="Times New Roman" w:cs="Times New Roman"/>
          <w:b/>
          <w:bCs/>
          <w:sz w:val="32"/>
          <w:szCs w:val="32"/>
        </w:rPr>
        <w:t>SAP</w:t>
      </w:r>
      <w:r w:rsidR="00E63B81" w:rsidRPr="00743F2B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743F2B">
        <w:rPr>
          <w:rFonts w:ascii="Times New Roman" w:eastAsia="Times New Roman" w:hAnsi="Times New Roman" w:cs="Times New Roman"/>
          <w:b/>
          <w:bCs/>
          <w:sz w:val="32"/>
          <w:szCs w:val="32"/>
        </w:rPr>
        <w:t>HANA</w:t>
      </w:r>
      <w:r w:rsidR="00743F2B" w:rsidRPr="00743F2B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ins w:id="217" w:author="Пользователь Windows" w:date="2020-08-01T09:45:00Z">
        <w:r w:rsidR="009A3CBA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t>XS</w:t>
        </w:r>
      </w:ins>
      <w:ins w:id="218" w:author="Пользователь Windows" w:date="2020-08-18T14:45:00Z">
        <w:r w:rsidR="00D60294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t>A</w:t>
        </w:r>
      </w:ins>
      <w:del w:id="219" w:author="Пользователь Windows" w:date="2020-08-01T09:45:00Z">
        <w:r w:rsidR="00743F2B" w:rsidDel="00794E75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delText>XS</w:delText>
        </w:r>
      </w:del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Находим в настройках Публичный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IPv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4 адрес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9710FB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1744345"/>
            <wp:effectExtent l="0" t="0" r="63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AP_ABAP_YANDEX_CLOUD_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Подключаемся к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67051C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созданной ВМ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помощью 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</w:rPr>
        <w:t>Putty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590FC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клиента, у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казав в подключении </w:t>
      </w:r>
      <w:r w:rsidR="00590F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публичный </w:t>
      </w:r>
      <w:r w:rsidR="00590FC7">
        <w:rPr>
          <w:rFonts w:ascii="Times New Roman" w:eastAsia="Times New Roman" w:hAnsi="Times New Roman" w:cs="Times New Roman"/>
          <w:sz w:val="28"/>
          <w:szCs w:val="28"/>
        </w:rPr>
        <w:t>IPv</w:t>
      </w:r>
      <w:r w:rsidR="00590FC7"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590FC7">
        <w:rPr>
          <w:rFonts w:ascii="Times New Roman" w:eastAsia="Times New Roman" w:hAnsi="Times New Roman" w:cs="Times New Roman"/>
          <w:sz w:val="28"/>
          <w:szCs w:val="28"/>
          <w:lang w:val="ru-RU"/>
        </w:rPr>
        <w:t>, заданный логин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путь к 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</w:rPr>
        <w:t>Private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A2965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ключу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8E29F5"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26672" cy="4084674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AP_ABAP_YANDEX_CLOUD_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A29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br/>
      </w: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E5355F" w:rsidRPr="00E5355F" w:rsidRDefault="00E5355F" w:rsidP="00E535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>Подготовим файловую структуру к установке.</w:t>
      </w:r>
    </w:p>
    <w:p w:rsidR="00E5355F" w:rsidRPr="005C42FB" w:rsidRDefault="00E5355F" w:rsidP="005C42F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42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lsblk </w:t>
      </w:r>
    </w:p>
    <w:p w:rsidR="00E5355F" w:rsidRPr="00E5355F" w:rsidRDefault="00473EAB" w:rsidP="00E5355F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da – boot диск,  v</w:t>
      </w:r>
      <w:r w:rsidR="00E5355F"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>db –диск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созданный</w:t>
      </w:r>
      <w:r w:rsidR="00E5355F" w:rsidRPr="00E5355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 данные.</w:t>
      </w:r>
    </w:p>
    <w:p w:rsidR="00E5355F" w:rsidRDefault="00E5355F" w:rsidP="00E5355F">
      <w:pPr>
        <w:ind w:left="360"/>
        <w:rPr>
          <w:lang w:val="ru-RU"/>
        </w:rPr>
      </w:pPr>
    </w:p>
    <w:p w:rsidR="00806E65" w:rsidRDefault="00480AC5" w:rsidP="00E5355F">
      <w:pPr>
        <w:ind w:left="360"/>
        <w:rPr>
          <w:lang w:val="ru-RU"/>
        </w:rPr>
      </w:pPr>
      <w:del w:id="220" w:author="Пользователь Windows" w:date="2020-08-09T14:58:00Z">
        <w:r w:rsidDel="00AF25D8">
          <w:rPr>
            <w:noProof/>
          </w:rPr>
          <w:drawing>
            <wp:inline distT="0" distB="0" distL="0" distR="0" wp14:anchorId="7CE26D6B" wp14:editId="30A27E66">
              <wp:extent cx="4429125" cy="1419225"/>
              <wp:effectExtent l="0" t="0" r="9525" b="9525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9125" cy="1419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21" w:author="Пользователь Windows" w:date="2020-08-09T14:58:00Z">
        <w:r w:rsidR="00AF25D8" w:rsidRPr="00980D8A">
          <w:rPr>
            <w:noProof/>
            <w:lang w:val="ru-RU"/>
            <w:rPrChange w:id="222" w:author="Пользователь Windows" w:date="2020-08-15T17:14:00Z">
              <w:rPr>
                <w:noProof/>
              </w:rPr>
            </w:rPrChange>
          </w:rPr>
          <w:t xml:space="preserve"> </w:t>
        </w:r>
        <w:r w:rsidR="00AF25D8">
          <w:rPr>
            <w:noProof/>
          </w:rPr>
          <w:drawing>
            <wp:inline distT="0" distB="0" distL="0" distR="0" wp14:anchorId="45F0EA47" wp14:editId="2D8BBFF0">
              <wp:extent cx="4343400" cy="1190625"/>
              <wp:effectExtent l="0" t="0" r="0" b="9525"/>
              <wp:docPr id="42" name="Picture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43400" cy="1190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A1AE3" w:rsidRDefault="002A1AE3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</w:p>
    <w:p w:rsidR="002A1AE3" w:rsidRDefault="002A1AE3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  <w:r>
        <w:rPr>
          <w:rFonts w:ascii="Segoe UI" w:eastAsia="Times New Roman" w:hAnsi="Segoe UI" w:cs="Segoe UI"/>
          <w:sz w:val="23"/>
          <w:szCs w:val="23"/>
          <w:lang w:val="ru-RU"/>
        </w:rPr>
        <w:t>SAP рекомендует следующую файловую струкуру</w:t>
      </w:r>
    </w:p>
    <w:p w:rsidR="002A1AE3" w:rsidRDefault="002A1AE3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</w:p>
    <w:p w:rsidR="002A1AE3" w:rsidRPr="002A1AE3" w:rsidRDefault="002A1AE3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B63B2BF" wp14:editId="6A330217">
            <wp:extent cx="6152515" cy="4567555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6D" w:rsidRDefault="00F6556D" w:rsidP="00F6556D">
      <w:pPr>
        <w:shd w:val="clear" w:color="auto" w:fill="FFFFFF"/>
        <w:spacing w:after="225" w:line="240" w:lineRule="auto"/>
        <w:rPr>
          <w:ins w:id="223" w:author="Пользователь Windows" w:date="2020-07-28T00:19:00Z"/>
          <w:rFonts w:ascii="Segoe UI" w:eastAsia="Times New Roman" w:hAnsi="Segoe UI" w:cs="Segoe UI"/>
          <w:sz w:val="23"/>
          <w:szCs w:val="23"/>
        </w:rPr>
      </w:pPr>
      <w:ins w:id="224" w:author="Пользователь Windows" w:date="2020-07-28T00:19:00Z">
        <w:r>
          <w:rPr>
            <w:rFonts w:ascii="Segoe UI" w:eastAsia="Times New Roman" w:hAnsi="Segoe UI" w:cs="Segoe UI"/>
            <w:sz w:val="23"/>
            <w:szCs w:val="23"/>
          </w:rPr>
          <w:t>/usr/sap</w:t>
        </w:r>
      </w:ins>
      <w:ins w:id="225" w:author="Пользователь Windows" w:date="2020-07-28T17:00:00Z">
        <w:r w:rsidR="009E099E">
          <w:rPr>
            <w:rFonts w:ascii="Segoe UI" w:eastAsia="Times New Roman" w:hAnsi="Segoe UI" w:cs="Segoe UI"/>
            <w:sz w:val="23"/>
            <w:szCs w:val="23"/>
          </w:rPr>
          <w:t xml:space="preserve"> + /</w:t>
        </w:r>
      </w:ins>
      <w:ins w:id="226" w:author="Пользователь Windows" w:date="2020-07-28T17:02:00Z">
        <w:r w:rsidR="00B21BCF">
          <w:rPr>
            <w:rFonts w:ascii="Segoe UI" w:eastAsia="Times New Roman" w:hAnsi="Segoe UI" w:cs="Segoe UI"/>
            <w:sz w:val="23"/>
            <w:szCs w:val="23"/>
          </w:rPr>
          <w:t>usr/sap/</w:t>
        </w:r>
      </w:ins>
      <w:ins w:id="227" w:author="Пользователь Windows" w:date="2020-07-28T17:00:00Z">
        <w:r w:rsidR="009E099E">
          <w:rPr>
            <w:rFonts w:ascii="Segoe UI" w:eastAsia="Times New Roman" w:hAnsi="Segoe UI" w:cs="Segoe UI"/>
            <w:sz w:val="23"/>
            <w:szCs w:val="23"/>
          </w:rPr>
          <w:t>distr</w:t>
        </w:r>
      </w:ins>
      <w:ins w:id="228" w:author="Пользователь Windows" w:date="2020-07-28T00:19:00Z">
        <w:r w:rsidR="009E099E">
          <w:rPr>
            <w:rFonts w:ascii="Segoe UI" w:eastAsia="Times New Roman" w:hAnsi="Segoe UI" w:cs="Segoe UI"/>
            <w:sz w:val="23"/>
            <w:szCs w:val="23"/>
          </w:rPr>
          <w:t xml:space="preserve"> – 3</w:t>
        </w:r>
        <w:r>
          <w:rPr>
            <w:rFonts w:ascii="Segoe UI" w:eastAsia="Times New Roman" w:hAnsi="Segoe UI" w:cs="Segoe UI"/>
            <w:sz w:val="23"/>
            <w:szCs w:val="23"/>
          </w:rPr>
          <w:t xml:space="preserve">5 GB </w:t>
        </w:r>
      </w:ins>
    </w:p>
    <w:p w:rsidR="00F6556D" w:rsidRDefault="00F6556D" w:rsidP="00F6556D">
      <w:pPr>
        <w:shd w:val="clear" w:color="auto" w:fill="FFFFFF"/>
        <w:spacing w:after="225" w:line="240" w:lineRule="auto"/>
        <w:rPr>
          <w:ins w:id="229" w:author="Пользователь Windows" w:date="2020-07-28T00:19:00Z"/>
          <w:rFonts w:ascii="Segoe UI" w:eastAsia="Times New Roman" w:hAnsi="Segoe UI" w:cs="Segoe UI"/>
          <w:sz w:val="23"/>
          <w:szCs w:val="23"/>
        </w:rPr>
      </w:pPr>
      <w:ins w:id="230" w:author="Пользователь Windows" w:date="2020-07-28T00:19:00Z">
        <w:r>
          <w:rPr>
            <w:rFonts w:ascii="Segoe UI" w:eastAsia="Times New Roman" w:hAnsi="Segoe UI" w:cs="Segoe UI"/>
            <w:sz w:val="23"/>
            <w:szCs w:val="23"/>
          </w:rPr>
          <w:t>/hana/</w:t>
        </w:r>
      </w:ins>
      <w:ins w:id="231" w:author="Пользователь Windows" w:date="2020-08-09T12:08:00Z">
        <w:r w:rsidR="00B83767">
          <w:rPr>
            <w:rFonts w:ascii="Segoe UI" w:eastAsia="Times New Roman" w:hAnsi="Segoe UI" w:cs="Segoe UI"/>
            <w:sz w:val="23"/>
            <w:szCs w:val="23"/>
          </w:rPr>
          <w:t>shared/</w:t>
        </w:r>
      </w:ins>
      <w:ins w:id="232" w:author="Пользователь Windows" w:date="2020-07-28T00:19:00Z">
        <w:r>
          <w:rPr>
            <w:rFonts w:ascii="Segoe UI" w:eastAsia="Times New Roman" w:hAnsi="Segoe UI" w:cs="Segoe UI"/>
            <w:sz w:val="23"/>
            <w:szCs w:val="23"/>
          </w:rPr>
          <w:t xml:space="preserve">data - </w:t>
        </w:r>
      </w:ins>
      <w:ins w:id="233" w:author="Пользователь Windows" w:date="2020-08-09T14:59:00Z">
        <w:r w:rsidR="00AF25D8">
          <w:rPr>
            <w:rFonts w:ascii="Segoe UI" w:eastAsia="Times New Roman" w:hAnsi="Segoe UI" w:cs="Segoe UI"/>
            <w:sz w:val="23"/>
            <w:szCs w:val="23"/>
          </w:rPr>
          <w:t>60</w:t>
        </w:r>
      </w:ins>
      <w:ins w:id="234" w:author="Пользователь Windows" w:date="2020-07-28T00:19:00Z">
        <w:r>
          <w:rPr>
            <w:rFonts w:ascii="Segoe UI" w:eastAsia="Times New Roman" w:hAnsi="Segoe UI" w:cs="Segoe UI"/>
            <w:sz w:val="23"/>
            <w:szCs w:val="23"/>
          </w:rPr>
          <w:t xml:space="preserve"> GB</w:t>
        </w:r>
      </w:ins>
    </w:p>
    <w:p w:rsidR="00F6556D" w:rsidRPr="00160E79" w:rsidRDefault="00F6556D" w:rsidP="00F6556D">
      <w:pPr>
        <w:shd w:val="clear" w:color="auto" w:fill="FFFFFF"/>
        <w:spacing w:after="225" w:line="240" w:lineRule="auto"/>
        <w:rPr>
          <w:ins w:id="235" w:author="Пользователь Windows" w:date="2020-07-28T00:19:00Z"/>
          <w:rFonts w:ascii="Segoe UI" w:eastAsia="Times New Roman" w:hAnsi="Segoe UI" w:cs="Segoe UI"/>
          <w:sz w:val="23"/>
          <w:szCs w:val="23"/>
        </w:rPr>
      </w:pPr>
      <w:ins w:id="236" w:author="Пользователь Windows" w:date="2020-07-28T00:19:00Z">
        <w:r w:rsidRPr="00160E79">
          <w:rPr>
            <w:rFonts w:ascii="Segoe UI" w:eastAsia="Times New Roman" w:hAnsi="Segoe UI" w:cs="Segoe UI"/>
            <w:sz w:val="23"/>
            <w:szCs w:val="23"/>
          </w:rPr>
          <w:t>/</w:t>
        </w:r>
        <w:r>
          <w:rPr>
            <w:rFonts w:ascii="Segoe UI" w:eastAsia="Times New Roman" w:hAnsi="Segoe UI" w:cs="Segoe UI"/>
            <w:sz w:val="23"/>
            <w:szCs w:val="23"/>
          </w:rPr>
          <w:t>hana</w:t>
        </w:r>
        <w:r w:rsidRPr="00160E79">
          <w:rPr>
            <w:rFonts w:ascii="Segoe UI" w:eastAsia="Times New Roman" w:hAnsi="Segoe UI" w:cs="Segoe UI"/>
            <w:sz w:val="23"/>
            <w:szCs w:val="23"/>
          </w:rPr>
          <w:t>/</w:t>
        </w:r>
      </w:ins>
      <w:ins w:id="237" w:author="Пользователь Windows" w:date="2020-08-09T12:08:00Z">
        <w:r w:rsidR="00B83767">
          <w:rPr>
            <w:rFonts w:ascii="Segoe UI" w:eastAsia="Times New Roman" w:hAnsi="Segoe UI" w:cs="Segoe UI"/>
            <w:sz w:val="23"/>
            <w:szCs w:val="23"/>
          </w:rPr>
          <w:t>shared/</w:t>
        </w:r>
      </w:ins>
      <w:ins w:id="238" w:author="Пользователь Windows" w:date="2020-07-28T00:19:00Z">
        <w:r>
          <w:rPr>
            <w:rFonts w:ascii="Segoe UI" w:eastAsia="Times New Roman" w:hAnsi="Segoe UI" w:cs="Segoe UI"/>
            <w:sz w:val="23"/>
            <w:szCs w:val="23"/>
          </w:rPr>
          <w:t>log</w:t>
        </w:r>
        <w:r w:rsidRPr="00160E79">
          <w:rPr>
            <w:rFonts w:ascii="Segoe UI" w:eastAsia="Times New Roman" w:hAnsi="Segoe UI" w:cs="Segoe UI"/>
            <w:sz w:val="23"/>
            <w:szCs w:val="23"/>
          </w:rPr>
          <w:t xml:space="preserve"> - 10 </w:t>
        </w:r>
        <w:r>
          <w:rPr>
            <w:rFonts w:ascii="Segoe UI" w:eastAsia="Times New Roman" w:hAnsi="Segoe UI" w:cs="Segoe UI"/>
            <w:sz w:val="23"/>
            <w:szCs w:val="23"/>
          </w:rPr>
          <w:t>GB</w:t>
        </w:r>
      </w:ins>
    </w:p>
    <w:p w:rsidR="00F6556D" w:rsidRPr="00980D8A" w:rsidRDefault="00F6556D" w:rsidP="00F6556D">
      <w:pPr>
        <w:shd w:val="clear" w:color="auto" w:fill="FFFFFF"/>
        <w:spacing w:after="225" w:line="240" w:lineRule="auto"/>
        <w:rPr>
          <w:ins w:id="239" w:author="Пользователь Windows" w:date="2020-07-28T00:20:00Z"/>
          <w:rFonts w:ascii="Segoe UI" w:eastAsia="Times New Roman" w:hAnsi="Segoe UI" w:cs="Segoe UI"/>
          <w:sz w:val="23"/>
          <w:szCs w:val="23"/>
          <w:lang w:val="ru-RU"/>
          <w:rPrChange w:id="240" w:author="Пользователь Windows" w:date="2020-08-15T17:15:00Z">
            <w:rPr>
              <w:ins w:id="241" w:author="Пользователь Windows" w:date="2020-07-28T00:20:00Z"/>
              <w:rFonts w:ascii="Segoe UI" w:eastAsia="Times New Roman" w:hAnsi="Segoe UI" w:cs="Segoe UI"/>
              <w:sz w:val="23"/>
              <w:szCs w:val="23"/>
            </w:rPr>
          </w:rPrChange>
        </w:rPr>
      </w:pPr>
      <w:ins w:id="242" w:author="Пользователь Windows" w:date="2020-07-28T00:19:00Z">
        <w:r w:rsidRPr="00980D8A">
          <w:rPr>
            <w:rFonts w:ascii="Segoe UI" w:eastAsia="Times New Roman" w:hAnsi="Segoe UI" w:cs="Segoe UI"/>
            <w:sz w:val="23"/>
            <w:szCs w:val="23"/>
            <w:lang w:val="ru-RU"/>
            <w:rPrChange w:id="243" w:author="Пользователь Windows" w:date="2020-08-15T17:15:00Z">
              <w:rPr>
                <w:rFonts w:ascii="Segoe UI" w:eastAsia="Times New Roman" w:hAnsi="Segoe UI" w:cs="Segoe UI"/>
                <w:sz w:val="23"/>
                <w:szCs w:val="23"/>
              </w:rPr>
            </w:rPrChange>
          </w:rPr>
          <w:t>/</w:t>
        </w:r>
        <w:r>
          <w:rPr>
            <w:rFonts w:ascii="Segoe UI" w:eastAsia="Times New Roman" w:hAnsi="Segoe UI" w:cs="Segoe UI"/>
            <w:sz w:val="23"/>
            <w:szCs w:val="23"/>
          </w:rPr>
          <w:t>hana</w:t>
        </w:r>
        <w:r w:rsidRPr="00980D8A">
          <w:rPr>
            <w:rFonts w:ascii="Segoe UI" w:eastAsia="Times New Roman" w:hAnsi="Segoe UI" w:cs="Segoe UI"/>
            <w:sz w:val="23"/>
            <w:szCs w:val="23"/>
            <w:lang w:val="ru-RU"/>
            <w:rPrChange w:id="244" w:author="Пользователь Windows" w:date="2020-08-15T17:15:00Z">
              <w:rPr>
                <w:rFonts w:ascii="Segoe UI" w:eastAsia="Times New Roman" w:hAnsi="Segoe UI" w:cs="Segoe UI"/>
                <w:sz w:val="23"/>
                <w:szCs w:val="23"/>
              </w:rPr>
            </w:rPrChange>
          </w:rPr>
          <w:t>/</w:t>
        </w:r>
        <w:r w:rsidR="008B75C0">
          <w:rPr>
            <w:rFonts w:ascii="Segoe UI" w:eastAsia="Times New Roman" w:hAnsi="Segoe UI" w:cs="Segoe UI"/>
            <w:sz w:val="23"/>
            <w:szCs w:val="23"/>
          </w:rPr>
          <w:t>shared</w:t>
        </w:r>
        <w:r w:rsidR="008B75C0" w:rsidRPr="00980D8A">
          <w:rPr>
            <w:rFonts w:ascii="Segoe UI" w:eastAsia="Times New Roman" w:hAnsi="Segoe UI" w:cs="Segoe UI"/>
            <w:sz w:val="23"/>
            <w:szCs w:val="23"/>
            <w:lang w:val="ru-RU"/>
            <w:rPrChange w:id="245" w:author="Пользователь Windows" w:date="2020-08-15T17:15:00Z">
              <w:rPr>
                <w:rFonts w:ascii="Segoe UI" w:eastAsia="Times New Roman" w:hAnsi="Segoe UI" w:cs="Segoe UI"/>
                <w:sz w:val="23"/>
                <w:szCs w:val="23"/>
              </w:rPr>
            </w:rPrChange>
          </w:rPr>
          <w:t xml:space="preserve"> </w:t>
        </w:r>
      </w:ins>
      <w:ins w:id="246" w:author="Пользователь Windows" w:date="2020-07-28T00:20:00Z">
        <w:r w:rsidR="008B75C0" w:rsidRPr="00980D8A">
          <w:rPr>
            <w:rFonts w:ascii="Segoe UI" w:eastAsia="Times New Roman" w:hAnsi="Segoe UI" w:cs="Segoe UI"/>
            <w:sz w:val="23"/>
            <w:szCs w:val="23"/>
            <w:lang w:val="ru-RU"/>
            <w:rPrChange w:id="247" w:author="Пользователь Windows" w:date="2020-08-15T17:15:00Z">
              <w:rPr>
                <w:rFonts w:ascii="Segoe UI" w:eastAsia="Times New Roman" w:hAnsi="Segoe UI" w:cs="Segoe UI"/>
                <w:sz w:val="23"/>
                <w:szCs w:val="23"/>
              </w:rPr>
            </w:rPrChange>
          </w:rPr>
          <w:t>–</w:t>
        </w:r>
      </w:ins>
      <w:ins w:id="248" w:author="Пользователь Windows" w:date="2020-08-09T15:02:00Z">
        <w:r w:rsidR="00AF25D8" w:rsidRPr="00980D8A">
          <w:rPr>
            <w:rFonts w:ascii="Segoe UI" w:eastAsia="Times New Roman" w:hAnsi="Segoe UI" w:cs="Segoe UI"/>
            <w:sz w:val="23"/>
            <w:szCs w:val="23"/>
            <w:lang w:val="ru-RU"/>
            <w:rPrChange w:id="249" w:author="Пользователь Windows" w:date="2020-08-15T17:15:00Z">
              <w:rPr>
                <w:rFonts w:ascii="Segoe UI" w:eastAsia="Times New Roman" w:hAnsi="Segoe UI" w:cs="Segoe UI"/>
                <w:sz w:val="23"/>
                <w:szCs w:val="23"/>
              </w:rPr>
            </w:rPrChange>
          </w:rPr>
          <w:t>40</w:t>
        </w:r>
      </w:ins>
      <w:ins w:id="250" w:author="Пользователь Windows" w:date="2020-08-09T14:58:00Z">
        <w:r w:rsidR="00AF25D8" w:rsidRPr="00980D8A">
          <w:rPr>
            <w:rFonts w:ascii="Segoe UI" w:eastAsia="Times New Roman" w:hAnsi="Segoe UI" w:cs="Segoe UI"/>
            <w:sz w:val="23"/>
            <w:szCs w:val="23"/>
            <w:lang w:val="ru-RU"/>
            <w:rPrChange w:id="251" w:author="Пользователь Windows" w:date="2020-08-15T17:15:00Z">
              <w:rPr>
                <w:rFonts w:ascii="Segoe UI" w:eastAsia="Times New Roman" w:hAnsi="Segoe UI" w:cs="Segoe UI"/>
                <w:sz w:val="23"/>
                <w:szCs w:val="23"/>
              </w:rPr>
            </w:rPrChange>
          </w:rPr>
          <w:t xml:space="preserve"> </w:t>
        </w:r>
      </w:ins>
      <w:ins w:id="252" w:author="Пользователь Windows" w:date="2020-07-28T00:20:00Z">
        <w:r w:rsidR="008B75C0">
          <w:rPr>
            <w:rFonts w:ascii="Segoe UI" w:eastAsia="Times New Roman" w:hAnsi="Segoe UI" w:cs="Segoe UI"/>
            <w:sz w:val="23"/>
            <w:szCs w:val="23"/>
          </w:rPr>
          <w:t>GB</w:t>
        </w:r>
      </w:ins>
    </w:p>
    <w:p w:rsidR="002A1AE3" w:rsidRPr="00980D8A" w:rsidRDefault="002A1AE3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</w:p>
    <w:p w:rsidR="00CA0CE8" w:rsidRDefault="00806E65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  <w:del w:id="253" w:author="Пользователь Windows" w:date="2020-07-28T00:04:00Z">
        <w:r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>Создадим</w:delText>
        </w:r>
        <w:r w:rsidR="005019DC" w:rsidRPr="005019DC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 xml:space="preserve"> </w:delText>
        </w:r>
      </w:del>
      <w:ins w:id="254" w:author="Пользователь Windows" w:date="2020-07-28T00:04:00Z">
        <w:r w:rsidR="002A1AE3">
          <w:rPr>
            <w:rFonts w:ascii="Segoe UI" w:eastAsia="Times New Roman" w:hAnsi="Segoe UI" w:cs="Segoe UI"/>
            <w:sz w:val="23"/>
            <w:szCs w:val="23"/>
            <w:lang w:val="ru-RU"/>
          </w:rPr>
          <w:t>Реализуем такую структуру</w:t>
        </w:r>
      </w:ins>
      <w:ins w:id="255" w:author="Пользователь Windows" w:date="2020-07-28T00:03:00Z">
        <w:r w:rsidR="002A1AE3">
          <w:rPr>
            <w:rFonts w:ascii="Segoe UI" w:eastAsia="Times New Roman" w:hAnsi="Segoe UI" w:cs="Segoe UI"/>
            <w:sz w:val="23"/>
            <w:szCs w:val="23"/>
            <w:lang w:val="ru-RU"/>
          </w:rPr>
          <w:t xml:space="preserve"> с помо</w:t>
        </w:r>
      </w:ins>
      <w:ins w:id="256" w:author="Пользователь Windows" w:date="2020-07-28T00:04:00Z">
        <w:r w:rsidR="002A1AE3">
          <w:rPr>
            <w:rFonts w:ascii="Segoe UI" w:eastAsia="Times New Roman" w:hAnsi="Segoe UI" w:cs="Segoe UI"/>
            <w:sz w:val="23"/>
            <w:szCs w:val="23"/>
            <w:lang w:val="ru-RU"/>
          </w:rPr>
          <w:t>щью утилиты</w:t>
        </w:r>
      </w:ins>
      <w:del w:id="257" w:author="Пользователь Windows" w:date="2020-07-28T00:03:00Z">
        <w:r w:rsidR="005019DC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>под данные</w:delText>
        </w:r>
        <w:r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 xml:space="preserve"> </w:delText>
        </w:r>
        <w:r w:rsidR="00E22D2B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 xml:space="preserve">диске 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>два раздела под дистрибутивы (</w:delText>
        </w:r>
        <w:r w:rsidR="00480AC5" w:rsidRPr="00480AC5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>20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</w:rPr>
          <w:delText> GB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>) и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</w:rPr>
          <w:delText> SAP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 xml:space="preserve"> </w:delText>
        </w:r>
        <w:r w:rsidR="00CA0CE8" w:rsidDel="002A1AE3">
          <w:rPr>
            <w:rFonts w:ascii="Segoe UI" w:eastAsia="Times New Roman" w:hAnsi="Segoe UI" w:cs="Segoe UI"/>
            <w:sz w:val="23"/>
            <w:szCs w:val="23"/>
          </w:rPr>
          <w:delText>HANA</w:delText>
        </w:r>
        <w:r w:rsidR="003A7D23" w:rsidRPr="003A7D23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 xml:space="preserve"> 2.0 </w:delText>
        </w:r>
        <w:r w:rsidR="003A7D23" w:rsidDel="002A1AE3">
          <w:rPr>
            <w:rFonts w:ascii="Segoe UI" w:eastAsia="Times New Roman" w:hAnsi="Segoe UI" w:cs="Segoe UI"/>
            <w:sz w:val="23"/>
            <w:szCs w:val="23"/>
          </w:rPr>
          <w:delText>XS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 xml:space="preserve"> (остальное), сделаем это с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</w:rPr>
          <w:delText> </w:delText>
        </w:r>
        <w:r w:rsidR="00CA0CE8" w:rsidRPr="00CA0CE8" w:rsidDel="002A1AE3">
          <w:rPr>
            <w:rFonts w:ascii="Segoe UI" w:eastAsia="Times New Roman" w:hAnsi="Segoe UI" w:cs="Segoe UI"/>
            <w:sz w:val="23"/>
            <w:szCs w:val="23"/>
            <w:lang w:val="ru-RU"/>
          </w:rPr>
          <w:delText>помощью утилиты</w:delText>
        </w:r>
      </w:del>
      <w:r w:rsidR="00CA0CE8" w:rsidRPr="00CA0CE8">
        <w:rPr>
          <w:rFonts w:ascii="Segoe UI" w:eastAsia="Times New Roman" w:hAnsi="Segoe UI" w:cs="Segoe UI"/>
          <w:sz w:val="23"/>
          <w:szCs w:val="23"/>
        </w:rPr>
        <w:t> </w:t>
      </w:r>
      <w:r w:rsidR="00CA0CE8" w:rsidRPr="00CA0CE8">
        <w:rPr>
          <w:rFonts w:ascii="Courier New" w:eastAsia="Times New Roman" w:hAnsi="Courier New" w:cs="Courier New"/>
          <w:sz w:val="20"/>
          <w:szCs w:val="20"/>
          <w:bdr w:val="single" w:sz="6" w:space="1" w:color="DCEDFD" w:frame="1"/>
        </w:rPr>
        <w:t>fdisk</w:t>
      </w:r>
      <w:r w:rsidR="00CA0CE8" w:rsidRPr="00CA0CE8">
        <w:rPr>
          <w:rFonts w:ascii="Segoe UI" w:eastAsia="Times New Roman" w:hAnsi="Segoe UI" w:cs="Segoe UI"/>
          <w:sz w:val="23"/>
          <w:szCs w:val="23"/>
          <w:lang w:val="ru-RU"/>
        </w:rPr>
        <w:t>:</w:t>
      </w:r>
    </w:p>
    <w:p w:rsidR="00872C3F" w:rsidRPr="00613EBB" w:rsidRDefault="00E22D2B" w:rsidP="00480AC5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rPrChange w:id="258" w:author="Пользователь Windows" w:date="2020-07-28T00:17:00Z">
            <w:rPr>
              <w:rFonts w:ascii="Segoe UI" w:eastAsia="Times New Roman" w:hAnsi="Segoe UI" w:cs="Segoe UI"/>
              <w:sz w:val="23"/>
              <w:szCs w:val="23"/>
              <w:lang w:val="ru-RU"/>
            </w:rPr>
          </w:rPrChange>
        </w:rPr>
      </w:pPr>
      <w:r>
        <w:rPr>
          <w:rFonts w:ascii="Courier New" w:hAnsi="Courier New" w:cs="Courier New"/>
          <w:color w:val="444444"/>
          <w:sz w:val="20"/>
          <w:szCs w:val="20"/>
        </w:rPr>
        <w:t>fdisk</w:t>
      </w:r>
      <w:r w:rsidRPr="00613EBB">
        <w:rPr>
          <w:rFonts w:ascii="Courier New" w:hAnsi="Courier New" w:cs="Courier New"/>
          <w:color w:val="444444"/>
          <w:sz w:val="20"/>
          <w:szCs w:val="20"/>
          <w:rPrChange w:id="259" w:author="Пользователь Windows" w:date="2020-07-28T00:17:00Z">
            <w:rPr>
              <w:rFonts w:ascii="Courier New" w:hAnsi="Courier New" w:cs="Courier New"/>
              <w:color w:val="444444"/>
              <w:sz w:val="20"/>
              <w:szCs w:val="20"/>
              <w:lang w:val="ru-RU"/>
            </w:rPr>
          </w:rPrChange>
        </w:rPr>
        <w:t xml:space="preserve"> /</w:t>
      </w:r>
      <w:r>
        <w:rPr>
          <w:rFonts w:ascii="Courier New" w:hAnsi="Courier New" w:cs="Courier New"/>
          <w:color w:val="444444"/>
          <w:sz w:val="20"/>
          <w:szCs w:val="20"/>
        </w:rPr>
        <w:t>dev</w:t>
      </w:r>
      <w:r w:rsidRPr="00613EBB">
        <w:rPr>
          <w:rFonts w:ascii="Courier New" w:hAnsi="Courier New" w:cs="Courier New"/>
          <w:color w:val="444444"/>
          <w:sz w:val="20"/>
          <w:szCs w:val="20"/>
          <w:rPrChange w:id="260" w:author="Пользователь Windows" w:date="2020-07-28T00:17:00Z">
            <w:rPr>
              <w:rFonts w:ascii="Courier New" w:hAnsi="Courier New" w:cs="Courier New"/>
              <w:color w:val="444444"/>
              <w:sz w:val="20"/>
              <w:szCs w:val="20"/>
              <w:lang w:val="ru-RU"/>
            </w:rPr>
          </w:rPrChange>
        </w:rPr>
        <w:t>/</w:t>
      </w:r>
      <w:r w:rsidR="003A7D23">
        <w:rPr>
          <w:rFonts w:ascii="Courier New" w:hAnsi="Courier New" w:cs="Courier New"/>
          <w:color w:val="444444"/>
          <w:sz w:val="20"/>
          <w:szCs w:val="20"/>
        </w:rPr>
        <w:t>v</w:t>
      </w:r>
      <w:r>
        <w:rPr>
          <w:rFonts w:ascii="Courier New" w:hAnsi="Courier New" w:cs="Courier New"/>
          <w:color w:val="444444"/>
          <w:sz w:val="20"/>
          <w:szCs w:val="20"/>
        </w:rPr>
        <w:t>db</w:t>
      </w:r>
      <w:ins w:id="261" w:author="Пользователь Windows" w:date="2020-08-18T14:37:00Z">
        <w:r w:rsidR="00350430">
          <w:rPr>
            <w:rFonts w:ascii="Courier New" w:hAnsi="Courier New" w:cs="Courier New"/>
            <w:color w:val="444444"/>
            <w:sz w:val="20"/>
            <w:szCs w:val="20"/>
          </w:rPr>
          <w:t>`</w:t>
        </w:r>
      </w:ins>
    </w:p>
    <w:p w:rsidR="00480AC5" w:rsidRPr="00613EBB" w:rsidDel="00F6556D" w:rsidRDefault="00480AC5" w:rsidP="00480AC5">
      <w:pPr>
        <w:shd w:val="clear" w:color="auto" w:fill="FFFFFF"/>
        <w:spacing w:after="225" w:line="240" w:lineRule="auto"/>
        <w:rPr>
          <w:del w:id="262" w:author="Пользователь Windows" w:date="2020-07-28T00:19:00Z"/>
          <w:rFonts w:ascii="Segoe UI" w:eastAsia="Times New Roman" w:hAnsi="Segoe UI" w:cs="Segoe UI"/>
          <w:sz w:val="23"/>
          <w:szCs w:val="23"/>
          <w:rPrChange w:id="263" w:author="Пользователь Windows" w:date="2020-07-28T00:17:00Z">
            <w:rPr>
              <w:del w:id="264" w:author="Пользователь Windows" w:date="2020-07-28T00:19:00Z"/>
              <w:rFonts w:ascii="Segoe UI" w:eastAsia="Times New Roman" w:hAnsi="Segoe UI" w:cs="Segoe UI"/>
              <w:sz w:val="23"/>
              <w:szCs w:val="23"/>
              <w:lang w:val="ru-RU"/>
            </w:rPr>
          </w:rPrChange>
        </w:rPr>
      </w:pPr>
      <w:del w:id="265" w:author="Пользователь Windows" w:date="2020-07-28T00:05:00Z">
        <w:r w:rsidDel="00E36671">
          <w:rPr>
            <w:noProof/>
          </w:rPr>
          <w:lastRenderedPageBreak/>
          <w:drawing>
            <wp:inline distT="0" distB="0" distL="0" distR="0" wp14:anchorId="1AF2D0BE" wp14:editId="18660D33">
              <wp:extent cx="6152515" cy="3293110"/>
              <wp:effectExtent l="0" t="0" r="635" b="254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293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80AC5" w:rsidRPr="00480AC5" w:rsidRDefault="00480AC5" w:rsidP="00480AC5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  <w:del w:id="266" w:author="Пользователь Windows" w:date="2020-07-28T00:54:00Z">
        <w:r w:rsidDel="002C1D14">
          <w:rPr>
            <w:noProof/>
          </w:rPr>
          <w:drawing>
            <wp:inline distT="0" distB="0" distL="0" distR="0" wp14:anchorId="7ACBD8A7" wp14:editId="3D5FE51A">
              <wp:extent cx="6152515" cy="2755900"/>
              <wp:effectExtent l="0" t="0" r="635" b="635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2755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67" w:author="Пользователь Windows" w:date="2020-07-28T00:54:00Z">
        <w:r w:rsidR="002C1D14" w:rsidRPr="002C1D14">
          <w:rPr>
            <w:noProof/>
          </w:rPr>
          <w:t xml:space="preserve"> </w:t>
        </w:r>
        <w:r w:rsidR="002C1D14">
          <w:rPr>
            <w:noProof/>
          </w:rPr>
          <w:drawing>
            <wp:inline distT="0" distB="0" distL="0" distR="0" wp14:anchorId="26B3C89E" wp14:editId="22A3680D">
              <wp:extent cx="6152515" cy="3288665"/>
              <wp:effectExtent l="0" t="0" r="635" b="698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288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A0CE8" w:rsidRDefault="00CA0CE8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</w:p>
    <w:p w:rsidR="005D46E9" w:rsidRPr="005C42FB" w:rsidRDefault="005D46E9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</w:p>
    <w:p w:rsidR="00CA0CE8" w:rsidRPr="00CA0CE8" w:rsidRDefault="00CA0CE8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  <w:r w:rsidRPr="00CA0CE8">
        <w:rPr>
          <w:rFonts w:ascii="Segoe UI" w:eastAsia="Times New Roman" w:hAnsi="Segoe UI" w:cs="Segoe UI"/>
          <w:sz w:val="23"/>
          <w:szCs w:val="23"/>
          <w:lang w:val="ru-RU"/>
        </w:rPr>
        <w:t xml:space="preserve">Проверим ещё раз структуру </w:t>
      </w:r>
      <w:del w:id="268" w:author="Пользователь Windows" w:date="2020-07-28T00:16:00Z">
        <w:r w:rsidRPr="00CA0CE8" w:rsidDel="00613EBB">
          <w:rPr>
            <w:rFonts w:ascii="Segoe UI" w:eastAsia="Times New Roman" w:hAnsi="Segoe UI" w:cs="Segoe UI"/>
            <w:sz w:val="23"/>
            <w:szCs w:val="23"/>
            <w:lang w:val="ru-RU"/>
          </w:rPr>
          <w:delText>дисков</w:delText>
        </w:r>
      </w:del>
      <w:r w:rsidRPr="00CA0CE8">
        <w:rPr>
          <w:rFonts w:ascii="Segoe UI" w:eastAsia="Times New Roman" w:hAnsi="Segoe UI" w:cs="Segoe UI"/>
          <w:sz w:val="23"/>
          <w:szCs w:val="23"/>
          <w:lang w:val="ru-RU"/>
        </w:rPr>
        <w:t xml:space="preserve"> и</w:t>
      </w:r>
      <w:r w:rsidRPr="00CA0CE8">
        <w:rPr>
          <w:rFonts w:ascii="Segoe UI" w:eastAsia="Times New Roman" w:hAnsi="Segoe UI" w:cs="Segoe UI"/>
          <w:sz w:val="23"/>
          <w:szCs w:val="23"/>
        </w:rPr>
        <w:t> </w:t>
      </w:r>
      <w:r w:rsidRPr="00CA0CE8">
        <w:rPr>
          <w:rFonts w:ascii="Segoe UI" w:eastAsia="Times New Roman" w:hAnsi="Segoe UI" w:cs="Segoe UI"/>
          <w:sz w:val="23"/>
          <w:szCs w:val="23"/>
          <w:lang w:val="ru-RU"/>
        </w:rPr>
        <w:t>создадим файловую систему</w:t>
      </w:r>
      <w:r w:rsidRPr="00CA0CE8">
        <w:rPr>
          <w:rFonts w:ascii="Segoe UI" w:eastAsia="Times New Roman" w:hAnsi="Segoe UI" w:cs="Segoe UI"/>
          <w:sz w:val="23"/>
          <w:szCs w:val="23"/>
        </w:rPr>
        <w:t> </w:t>
      </w:r>
      <w:r w:rsidRPr="00CA0CE8">
        <w:rPr>
          <w:rFonts w:ascii="Segoe UI" w:eastAsia="Times New Roman" w:hAnsi="Segoe UI" w:cs="Segoe UI"/>
          <w:i/>
          <w:iCs/>
          <w:sz w:val="23"/>
          <w:szCs w:val="23"/>
        </w:rPr>
        <w:t>ext</w:t>
      </w:r>
      <w:r w:rsidRPr="00CA0CE8">
        <w:rPr>
          <w:rFonts w:ascii="Segoe UI" w:eastAsia="Times New Roman" w:hAnsi="Segoe UI" w:cs="Segoe UI"/>
          <w:i/>
          <w:iCs/>
          <w:sz w:val="23"/>
          <w:szCs w:val="23"/>
          <w:lang w:val="ru-RU"/>
        </w:rPr>
        <w:t xml:space="preserve">4 </w:t>
      </w:r>
      <w:r>
        <w:rPr>
          <w:rFonts w:ascii="Segoe UI" w:eastAsia="Times New Roman" w:hAnsi="Segoe UI" w:cs="Segoe UI"/>
          <w:i/>
          <w:iCs/>
          <w:sz w:val="23"/>
          <w:szCs w:val="23"/>
          <w:lang w:val="ru-RU"/>
        </w:rPr>
        <w:t xml:space="preserve">на </w:t>
      </w:r>
      <w:del w:id="269" w:author="Пользователь Windows" w:date="2020-07-28T00:15:00Z">
        <w:r w:rsidDel="00613EBB">
          <w:rPr>
            <w:rFonts w:ascii="Segoe UI" w:eastAsia="Times New Roman" w:hAnsi="Segoe UI" w:cs="Segoe UI"/>
            <w:i/>
            <w:iCs/>
            <w:sz w:val="23"/>
            <w:szCs w:val="23"/>
            <w:lang w:val="ru-RU"/>
          </w:rPr>
          <w:delText xml:space="preserve">обоих </w:delText>
        </w:r>
      </w:del>
      <w:ins w:id="270" w:author="Пользователь Windows" w:date="2020-07-28T00:15:00Z">
        <w:r w:rsidR="00613EBB">
          <w:rPr>
            <w:rFonts w:ascii="Segoe UI" w:eastAsia="Times New Roman" w:hAnsi="Segoe UI" w:cs="Segoe UI"/>
            <w:i/>
            <w:iCs/>
            <w:sz w:val="23"/>
            <w:szCs w:val="23"/>
            <w:lang w:val="ru-RU"/>
          </w:rPr>
          <w:t xml:space="preserve">всех созданных </w:t>
        </w:r>
      </w:ins>
      <w:del w:id="271" w:author="Пользователь Windows" w:date="2020-08-18T14:46:00Z">
        <w:r w:rsidDel="00AD10A6">
          <w:rPr>
            <w:rFonts w:ascii="Segoe UI" w:eastAsia="Times New Roman" w:hAnsi="Segoe UI" w:cs="Segoe UI"/>
            <w:i/>
            <w:iCs/>
            <w:sz w:val="23"/>
            <w:szCs w:val="23"/>
            <w:lang w:val="ru-RU"/>
          </w:rPr>
          <w:delText>диска</w:delText>
        </w:r>
      </w:del>
      <w:ins w:id="272" w:author="Пользователь Windows" w:date="2020-08-18T14:47:00Z">
        <w:r w:rsidR="00AD10A6">
          <w:rPr>
            <w:rFonts w:ascii="Segoe UI" w:eastAsia="Times New Roman" w:hAnsi="Segoe UI" w:cs="Segoe UI"/>
            <w:i/>
            <w:iCs/>
            <w:sz w:val="23"/>
            <w:szCs w:val="23"/>
            <w:lang w:val="ru-RU"/>
          </w:rPr>
          <w:t>разделах</w:t>
        </w:r>
      </w:ins>
      <w:del w:id="273" w:author="Пользователь Windows" w:date="2020-08-18T14:46:00Z">
        <w:r w:rsidDel="00AD10A6">
          <w:rPr>
            <w:rFonts w:ascii="Segoe UI" w:eastAsia="Times New Roman" w:hAnsi="Segoe UI" w:cs="Segoe UI"/>
            <w:i/>
            <w:iCs/>
            <w:sz w:val="23"/>
            <w:szCs w:val="23"/>
            <w:lang w:val="ru-RU"/>
          </w:rPr>
          <w:delText>х</w:delText>
        </w:r>
      </w:del>
      <w:r w:rsidRPr="00CA0CE8">
        <w:rPr>
          <w:rFonts w:ascii="Segoe UI" w:eastAsia="Times New Roman" w:hAnsi="Segoe UI" w:cs="Segoe UI"/>
          <w:sz w:val="23"/>
          <w:szCs w:val="23"/>
          <w:lang w:val="ru-RU"/>
        </w:rPr>
        <w:t>:</w:t>
      </w:r>
    </w:p>
    <w:p w:rsidR="00CA0CE8" w:rsidDel="00AF25D8" w:rsidRDefault="00E72B41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del w:id="274" w:author="Пользователь Windows" w:date="2020-08-09T11:38:00Z"/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  <w:ins w:id="275" w:author="Пользователь Windows" w:date="2020-08-24T19:43:00Z">
        <w:r>
          <w:rPr>
            <w:rFonts w:ascii="Courier New" w:eastAsia="Times New Roman" w:hAnsi="Courier New" w:cs="Courier New"/>
            <w:sz w:val="20"/>
            <w:szCs w:val="20"/>
            <w:bdr w:val="single" w:sz="6" w:space="11" w:color="DCEDFD" w:frame="1"/>
          </w:rPr>
          <w:t>l</w:t>
        </w:r>
      </w:ins>
      <w:del w:id="276" w:author="Пользователь Windows" w:date="2020-08-24T19:43:00Z">
        <w:r w:rsidR="00AF25D8" w:rsidDel="00E72B41">
          <w:rPr>
            <w:rFonts w:ascii="Courier New" w:eastAsia="Times New Roman" w:hAnsi="Courier New" w:cs="Courier New"/>
            <w:sz w:val="20"/>
            <w:szCs w:val="20"/>
            <w:bdr w:val="single" w:sz="6" w:space="11" w:color="DCEDFD" w:frame="1"/>
          </w:rPr>
          <w:delText>L</w:delText>
        </w:r>
      </w:del>
      <w:r w:rsidR="00CA0CE8" w:rsidRPr="00CA0CE8"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  <w:t>sblk</w:t>
      </w:r>
    </w:p>
    <w:p w:rsidR="00AF25D8" w:rsidRDefault="00AF25D8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ins w:id="277" w:author="Пользователь Windows" w:date="2020-08-09T15:04:00Z"/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</w:p>
    <w:p w:rsidR="00AF25D8" w:rsidRDefault="00AF25D8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ins w:id="278" w:author="Пользователь Windows" w:date="2020-08-09T15:04:00Z"/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  <w:ins w:id="279" w:author="Пользователь Windows" w:date="2020-08-09T15:04:00Z">
        <w:r>
          <w:rPr>
            <w:noProof/>
          </w:rPr>
          <w:drawing>
            <wp:inline distT="0" distB="0" distL="0" distR="0" wp14:anchorId="46E24630" wp14:editId="0F3D6C15">
              <wp:extent cx="4362450" cy="1724025"/>
              <wp:effectExtent l="0" t="0" r="0" b="9525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2450" cy="1724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E5790" w:rsidRPr="00CA0CE8" w:rsidRDefault="00E440E0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  <w:del w:id="280" w:author="Пользователь Windows" w:date="2020-07-28T00:25:00Z">
        <w:r w:rsidDel="008B75C0">
          <w:rPr>
            <w:noProof/>
          </w:rPr>
          <w:drawing>
            <wp:inline distT="0" distB="0" distL="0" distR="0" wp14:anchorId="43101E47" wp14:editId="5A3E3731">
              <wp:extent cx="4400550" cy="1419225"/>
              <wp:effectExtent l="0" t="0" r="0" b="9525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00550" cy="1419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A0CE8" w:rsidRPr="00CA0CE8" w:rsidRDefault="001E5790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  <w:r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  <w:t>mkfs.ext4 /dev/vd</w:t>
      </w:r>
      <w:r w:rsidR="00CA0CE8" w:rsidRPr="00CA0CE8"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  <w:t>b1</w:t>
      </w:r>
    </w:p>
    <w:p w:rsidR="008B75C0" w:rsidRDefault="001E5790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ins w:id="281" w:author="Пользователь Windows" w:date="2020-07-28T00:24:00Z"/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  <w:r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  <w:t>mkfs.ext4 /dev/vd</w:t>
      </w:r>
      <w:r w:rsidR="00CA0CE8" w:rsidRPr="00CA0CE8">
        <w:rPr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  <w:t>b2</w:t>
      </w:r>
    </w:p>
    <w:p w:rsidR="008B75C0" w:rsidRDefault="008B75C0" w:rsidP="008B75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ins w:id="282" w:author="Пользователь Windows" w:date="2020-07-28T00:25:00Z"/>
          <w:rFonts w:ascii="Courier New" w:eastAsia="Times New Roman" w:hAnsi="Courier New" w:cs="Courier New"/>
          <w:sz w:val="20"/>
          <w:szCs w:val="20"/>
          <w:bdr w:val="single" w:sz="6" w:space="11" w:color="DCEDFD" w:frame="1"/>
        </w:rPr>
      </w:pPr>
      <w:ins w:id="283" w:author="Пользователь Windows" w:date="2020-07-28T00:24:00Z">
        <w:r>
          <w:rPr>
            <w:rFonts w:ascii="Courier New" w:eastAsia="Times New Roman" w:hAnsi="Courier New" w:cs="Courier New"/>
            <w:sz w:val="20"/>
            <w:szCs w:val="20"/>
            <w:bdr w:val="single" w:sz="6" w:space="11" w:color="DCEDFD" w:frame="1"/>
          </w:rPr>
          <w:lastRenderedPageBreak/>
          <w:t>mkfs.ext4 /dev/vdb3</w:t>
        </w:r>
      </w:ins>
    </w:p>
    <w:p w:rsidR="008B75C0" w:rsidRPr="008B75C0" w:rsidRDefault="008B75C0" w:rsidP="008B75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ins w:id="284" w:author="Пользователь Windows" w:date="2020-07-28T00:25:00Z"/>
          <w:rFonts w:ascii="Courier New" w:eastAsia="Times New Roman" w:hAnsi="Courier New" w:cs="Courier New"/>
          <w:sz w:val="20"/>
          <w:szCs w:val="20"/>
          <w:bdr w:val="single" w:sz="6" w:space="11" w:color="DCEDFD" w:frame="1"/>
          <w:rPrChange w:id="285" w:author="Пользователь Windows" w:date="2020-07-28T00:25:00Z">
            <w:rPr>
              <w:ins w:id="286" w:author="Пользователь Windows" w:date="2020-07-28T00:25:00Z"/>
              <w:rFonts w:ascii="Courier New" w:eastAsia="Times New Roman" w:hAnsi="Courier New" w:cs="Courier New"/>
              <w:sz w:val="20"/>
              <w:szCs w:val="20"/>
              <w:bdr w:val="single" w:sz="6" w:space="11" w:color="DCEDFD" w:frame="1"/>
              <w:lang w:val="ru-RU"/>
            </w:rPr>
          </w:rPrChange>
        </w:rPr>
      </w:pPr>
      <w:ins w:id="287" w:author="Пользователь Windows" w:date="2020-07-28T00:25:00Z">
        <w:r>
          <w:rPr>
            <w:rFonts w:ascii="Courier New" w:eastAsia="Times New Roman" w:hAnsi="Courier New" w:cs="Courier New"/>
            <w:sz w:val="20"/>
            <w:szCs w:val="20"/>
            <w:bdr w:val="single" w:sz="6" w:space="11" w:color="DCEDFD" w:frame="1"/>
          </w:rPr>
          <w:t>mkfs.ext4 /dev/vd</w:t>
        </w:r>
        <w:r w:rsidRPr="00CA0CE8">
          <w:rPr>
            <w:rFonts w:ascii="Courier New" w:eastAsia="Times New Roman" w:hAnsi="Courier New" w:cs="Courier New"/>
            <w:sz w:val="20"/>
            <w:szCs w:val="20"/>
            <w:bdr w:val="single" w:sz="6" w:space="11" w:color="DCEDFD" w:frame="1"/>
          </w:rPr>
          <w:t>b</w:t>
        </w:r>
        <w:r w:rsidRPr="008B75C0">
          <w:rPr>
            <w:rFonts w:ascii="Courier New" w:eastAsia="Times New Roman" w:hAnsi="Courier New" w:cs="Courier New"/>
            <w:sz w:val="20"/>
            <w:szCs w:val="20"/>
            <w:bdr w:val="single" w:sz="6" w:space="11" w:color="DCEDFD" w:frame="1"/>
            <w:rPrChange w:id="288" w:author="Пользователь Windows" w:date="2020-07-28T00:25:00Z">
              <w:rPr>
                <w:rFonts w:ascii="Courier New" w:eastAsia="Times New Roman" w:hAnsi="Courier New" w:cs="Courier New"/>
                <w:sz w:val="20"/>
                <w:szCs w:val="20"/>
                <w:bdr w:val="single" w:sz="6" w:space="11" w:color="DCEDFD" w:frame="1"/>
                <w:lang w:val="ru-RU"/>
              </w:rPr>
            </w:rPrChange>
          </w:rPr>
          <w:t>4</w:t>
        </w:r>
      </w:ins>
    </w:p>
    <w:p w:rsidR="008B75C0" w:rsidRPr="00CA0CE8" w:rsidRDefault="008B75C0" w:rsidP="008B75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ins w:id="289" w:author="Пользователь Windows" w:date="2020-07-28T00:24:00Z"/>
          <w:rFonts w:ascii="Courier New" w:eastAsia="Times New Roman" w:hAnsi="Courier New" w:cs="Courier New"/>
          <w:sz w:val="23"/>
          <w:szCs w:val="23"/>
        </w:rPr>
      </w:pPr>
    </w:p>
    <w:p w:rsidR="008B75C0" w:rsidRPr="00CA0CE8" w:rsidRDefault="008B75C0" w:rsidP="00CA0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sz w:val="23"/>
          <w:szCs w:val="23"/>
        </w:rPr>
      </w:pPr>
    </w:p>
    <w:p w:rsidR="00872C3F" w:rsidRPr="00E941AB" w:rsidRDefault="001E5790" w:rsidP="00CA0CE8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  <w:r>
        <w:rPr>
          <w:noProof/>
        </w:rPr>
        <w:drawing>
          <wp:inline distT="0" distB="0" distL="0" distR="0" wp14:anchorId="767000A7" wp14:editId="2AF2C573">
            <wp:extent cx="6152515" cy="3554095"/>
            <wp:effectExtent l="0" t="0" r="63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65" w:rsidRDefault="00CA0CE8" w:rsidP="00CA0CE8">
      <w:pPr>
        <w:shd w:val="clear" w:color="auto" w:fill="FFFFFF"/>
        <w:spacing w:after="225" w:line="240" w:lineRule="auto"/>
        <w:rPr>
          <w:rFonts w:ascii="Segoe UI" w:hAnsi="Segoe UI" w:cs="Segoe UI"/>
          <w:sz w:val="23"/>
          <w:szCs w:val="23"/>
          <w:shd w:val="clear" w:color="auto" w:fill="FFFFFF"/>
          <w:lang w:val="ru-RU"/>
        </w:rPr>
      </w:pPr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>Создадим директории под дистрибутив</w:t>
      </w:r>
      <w:ins w:id="290" w:author="Пользователь Windows" w:date="2020-08-02T20:59:00Z">
        <w:r w:rsidR="006E2D71">
          <w:rPr>
            <w:rFonts w:ascii="Segoe UI" w:hAnsi="Segoe UI" w:cs="Segoe UI"/>
            <w:sz w:val="23"/>
            <w:szCs w:val="23"/>
            <w:shd w:val="clear" w:color="auto" w:fill="FFFFFF"/>
            <w:lang w:val="ru-RU"/>
          </w:rPr>
          <w:t>ы</w:t>
        </w:r>
      </w:ins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 xml:space="preserve"> и</w:t>
      </w:r>
      <w:ins w:id="291" w:author="Пользователь Windows" w:date="2020-08-02T20:59:00Z">
        <w:r w:rsidR="006E2D71">
          <w:rPr>
            <w:rFonts w:ascii="Segoe UI" w:hAnsi="Segoe UI" w:cs="Segoe UI"/>
            <w:sz w:val="23"/>
            <w:szCs w:val="23"/>
            <w:shd w:val="clear" w:color="auto" w:fill="FFFFFF"/>
            <w:lang w:val="ru-RU"/>
          </w:rPr>
          <w:t xml:space="preserve"> базу данных</w:t>
        </w:r>
      </w:ins>
      <w:r>
        <w:rPr>
          <w:rFonts w:ascii="Segoe UI" w:hAnsi="Segoe UI" w:cs="Segoe UI"/>
          <w:sz w:val="23"/>
          <w:szCs w:val="23"/>
          <w:shd w:val="clear" w:color="auto" w:fill="FFFFFF"/>
        </w:rPr>
        <w:t> SAP</w:t>
      </w:r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 xml:space="preserve"> </w:t>
      </w:r>
      <w:r w:rsidR="00806E65">
        <w:rPr>
          <w:rFonts w:ascii="Segoe UI" w:hAnsi="Segoe UI" w:cs="Segoe UI"/>
          <w:sz w:val="23"/>
          <w:szCs w:val="23"/>
          <w:shd w:val="clear" w:color="auto" w:fill="FFFFFF"/>
        </w:rPr>
        <w:t>HANA</w:t>
      </w:r>
      <w:r w:rsidR="00806E65" w:rsidRPr="00806E65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 xml:space="preserve"> </w:t>
      </w:r>
      <w:del w:id="292" w:author="Пользователь Windows" w:date="2020-08-02T20:59:00Z">
        <w:r w:rsidR="00806E65" w:rsidDel="006E2D71">
          <w:rPr>
            <w:rFonts w:ascii="Segoe UI" w:hAnsi="Segoe UI" w:cs="Segoe UI"/>
            <w:sz w:val="23"/>
            <w:szCs w:val="23"/>
            <w:shd w:val="clear" w:color="auto" w:fill="FFFFFF"/>
          </w:rPr>
          <w:delText>XS</w:delText>
        </w:r>
      </w:del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>, а</w:t>
      </w:r>
      <w:r>
        <w:rPr>
          <w:rFonts w:ascii="Segoe UI" w:hAnsi="Segoe UI" w:cs="Segoe UI"/>
          <w:sz w:val="23"/>
          <w:szCs w:val="23"/>
          <w:shd w:val="clear" w:color="auto" w:fill="FFFFFF"/>
        </w:rPr>
        <w:t> </w:t>
      </w:r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>также примонтируем к</w:t>
      </w:r>
      <w:r>
        <w:rPr>
          <w:rFonts w:ascii="Segoe UI" w:hAnsi="Segoe UI" w:cs="Segoe UI"/>
          <w:sz w:val="23"/>
          <w:szCs w:val="23"/>
          <w:shd w:val="clear" w:color="auto" w:fill="FFFFFF"/>
        </w:rPr>
        <w:t> </w:t>
      </w:r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>ним созданные на</w:t>
      </w:r>
      <w:r>
        <w:rPr>
          <w:rFonts w:ascii="Segoe UI" w:hAnsi="Segoe UI" w:cs="Segoe UI"/>
          <w:sz w:val="23"/>
          <w:szCs w:val="23"/>
          <w:shd w:val="clear" w:color="auto" w:fill="FFFFFF"/>
        </w:rPr>
        <w:t> </w:t>
      </w:r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>предыдущем шаге разделы. Также обновим файл</w:t>
      </w:r>
      <w:r>
        <w:rPr>
          <w:rFonts w:ascii="Segoe UI" w:hAnsi="Segoe UI" w:cs="Segoe UI"/>
          <w:sz w:val="23"/>
          <w:szCs w:val="23"/>
          <w:shd w:val="clear" w:color="auto" w:fill="FFFFFF"/>
        </w:rPr>
        <w:t> </w:t>
      </w:r>
      <w:r w:rsidRPr="00CA0CE8">
        <w:rPr>
          <w:rStyle w:val="Emphasis"/>
          <w:rFonts w:ascii="Segoe UI" w:hAnsi="Segoe UI" w:cs="Segoe UI"/>
          <w:sz w:val="23"/>
          <w:szCs w:val="23"/>
          <w:shd w:val="clear" w:color="auto" w:fill="FFFFFF"/>
          <w:lang w:val="ru-RU"/>
        </w:rPr>
        <w:t>/</w:t>
      </w:r>
      <w:r>
        <w:rPr>
          <w:rStyle w:val="Emphasis"/>
          <w:rFonts w:ascii="Segoe UI" w:hAnsi="Segoe UI" w:cs="Segoe UI"/>
          <w:sz w:val="23"/>
          <w:szCs w:val="23"/>
          <w:shd w:val="clear" w:color="auto" w:fill="FFFFFF"/>
        </w:rPr>
        <w:t>etc</w:t>
      </w:r>
      <w:r w:rsidRPr="00CA0CE8">
        <w:rPr>
          <w:rStyle w:val="Emphasis"/>
          <w:rFonts w:ascii="Segoe UI" w:hAnsi="Segoe UI" w:cs="Segoe UI"/>
          <w:sz w:val="23"/>
          <w:szCs w:val="23"/>
          <w:shd w:val="clear" w:color="auto" w:fill="FFFFFF"/>
          <w:lang w:val="ru-RU"/>
        </w:rPr>
        <w:t>/</w:t>
      </w:r>
      <w:r>
        <w:rPr>
          <w:rStyle w:val="Emphasis"/>
          <w:rFonts w:ascii="Segoe UI" w:hAnsi="Segoe UI" w:cs="Segoe UI"/>
          <w:sz w:val="23"/>
          <w:szCs w:val="23"/>
          <w:shd w:val="clear" w:color="auto" w:fill="FFFFFF"/>
        </w:rPr>
        <w:t>fstab</w:t>
      </w:r>
      <w:r w:rsidRPr="00CA0CE8">
        <w:rPr>
          <w:rFonts w:ascii="Segoe UI" w:hAnsi="Segoe UI" w:cs="Segoe UI"/>
          <w:sz w:val="23"/>
          <w:szCs w:val="23"/>
          <w:shd w:val="clear" w:color="auto" w:fill="FFFFFF"/>
          <w:lang w:val="ru-RU"/>
        </w:rPr>
        <w:t>, чтобы монтирование восстанавливалось при перезагрузке.</w:t>
      </w:r>
    </w:p>
    <w:p w:rsidR="00806E65" w:rsidRPr="00806E65" w:rsidRDefault="00806E65" w:rsidP="00806E65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 w:rsidRPr="00806E65">
        <w:rPr>
          <w:rFonts w:ascii="Courier New" w:eastAsia="Times New Roman" w:hAnsi="Courier New" w:cs="Courier New"/>
          <w:color w:val="444444"/>
          <w:sz w:val="20"/>
          <w:szCs w:val="20"/>
        </w:rPr>
        <w:t>mkdir /usr/sap</w:t>
      </w:r>
    </w:p>
    <w:p w:rsidR="003D1CA1" w:rsidRDefault="00806E65" w:rsidP="00806E65">
      <w:pPr>
        <w:spacing w:after="0" w:line="240" w:lineRule="auto"/>
        <w:rPr>
          <w:ins w:id="293" w:author="Пользователь Windows" w:date="2020-07-28T18:25:00Z"/>
          <w:rFonts w:ascii="Courier New" w:eastAsia="Times New Roman" w:hAnsi="Courier New" w:cs="Courier New"/>
          <w:color w:val="444444"/>
          <w:sz w:val="20"/>
          <w:szCs w:val="20"/>
        </w:rPr>
      </w:pPr>
      <w:del w:id="294" w:author="Пользователь Windows" w:date="2020-08-09T15:09:00Z">
        <w:r w:rsidRPr="00806E65" w:rsidDel="00672FDE">
          <w:rPr>
            <w:rFonts w:ascii="Courier New" w:eastAsia="Times New Roman" w:hAnsi="Courier New" w:cs="Courier New"/>
            <w:color w:val="444444"/>
            <w:sz w:val="20"/>
            <w:szCs w:val="20"/>
          </w:rPr>
          <w:delText>mkdir /distr</w:delText>
        </w:r>
      </w:del>
      <w:ins w:id="295" w:author="Пользователь Windows" w:date="2020-07-28T18:28:00Z">
        <w:r w:rsidR="003D1CA1">
          <w:rPr>
            <w:rFonts w:ascii="Courier New" w:eastAsia="Times New Roman" w:hAnsi="Courier New" w:cs="Courier New"/>
            <w:color w:val="444444"/>
            <w:sz w:val="20"/>
            <w:szCs w:val="20"/>
          </w:rPr>
          <w:t>mkdir /hana</w:t>
        </w:r>
      </w:ins>
    </w:p>
    <w:p w:rsidR="002F0B64" w:rsidRDefault="002F0B64" w:rsidP="002F0B64">
      <w:pPr>
        <w:spacing w:after="0" w:line="240" w:lineRule="auto"/>
        <w:rPr>
          <w:ins w:id="296" w:author="Пользователь Windows" w:date="2020-07-28T18:26:00Z"/>
          <w:rFonts w:ascii="Courier New" w:eastAsia="Times New Roman" w:hAnsi="Courier New" w:cs="Courier New"/>
          <w:color w:val="444444"/>
          <w:sz w:val="20"/>
          <w:szCs w:val="20"/>
        </w:rPr>
      </w:pPr>
      <w:ins w:id="297" w:author="Пользователь Windows" w:date="2020-07-28T18:26:00Z"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mkdir /hana/shared</w:t>
        </w:r>
      </w:ins>
    </w:p>
    <w:p w:rsidR="00DA1C95" w:rsidRDefault="00DA1C95" w:rsidP="00DA1C95">
      <w:pPr>
        <w:spacing w:after="0" w:line="240" w:lineRule="auto"/>
        <w:rPr>
          <w:ins w:id="298" w:author="Пользователь Windows" w:date="2020-08-09T12:08:00Z"/>
          <w:rFonts w:ascii="Courier New" w:eastAsia="Times New Roman" w:hAnsi="Courier New" w:cs="Courier New"/>
          <w:color w:val="444444"/>
          <w:sz w:val="20"/>
          <w:szCs w:val="20"/>
        </w:rPr>
      </w:pPr>
      <w:ins w:id="299" w:author="Пользователь Windows" w:date="2020-08-09T12:08:00Z"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 xml:space="preserve">mkdir 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/hana/shared/data</w:t>
        </w:r>
      </w:ins>
    </w:p>
    <w:p w:rsidR="00DA1C95" w:rsidRDefault="00DA1C95" w:rsidP="00DA1C95">
      <w:pPr>
        <w:spacing w:after="0" w:line="240" w:lineRule="auto"/>
        <w:rPr>
          <w:ins w:id="300" w:author="Пользователь Windows" w:date="2020-08-09T12:08:00Z"/>
          <w:rFonts w:ascii="Courier New" w:eastAsia="Times New Roman" w:hAnsi="Courier New" w:cs="Courier New"/>
          <w:color w:val="444444"/>
          <w:sz w:val="20"/>
          <w:szCs w:val="20"/>
        </w:rPr>
      </w:pPr>
      <w:ins w:id="301" w:author="Пользователь Windows" w:date="2020-08-09T12:08:00Z"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mkdir /hana/shared/log</w:t>
        </w:r>
      </w:ins>
    </w:p>
    <w:p w:rsidR="002F0B64" w:rsidRPr="002F0B64" w:rsidRDefault="002F0B64" w:rsidP="00806E65">
      <w:pPr>
        <w:spacing w:after="0" w:line="240" w:lineRule="auto"/>
        <w:rPr>
          <w:ins w:id="302" w:author="Пользователь Windows" w:date="2020-07-28T18:26:00Z"/>
          <w:rFonts w:ascii="Courier New" w:eastAsia="Times New Roman" w:hAnsi="Courier New" w:cs="Courier New"/>
          <w:color w:val="444444"/>
          <w:sz w:val="20"/>
          <w:szCs w:val="20"/>
          <w:rPrChange w:id="303" w:author="Пользователь Windows" w:date="2020-07-28T18:26:00Z">
            <w:rPr>
              <w:ins w:id="304" w:author="Пользователь Windows" w:date="2020-07-28T18:26:00Z"/>
              <w:rFonts w:ascii="Courier New" w:eastAsia="Times New Roman" w:hAnsi="Courier New" w:cs="Courier New"/>
              <w:color w:val="444444"/>
              <w:sz w:val="20"/>
              <w:szCs w:val="20"/>
              <w:lang w:val="ru-RU"/>
            </w:rPr>
          </w:rPrChange>
        </w:rPr>
      </w:pPr>
    </w:p>
    <w:p w:rsidR="002F0B64" w:rsidRPr="002F0B64" w:rsidRDefault="002F0B64" w:rsidP="00806E65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</w:p>
    <w:p w:rsidR="00DB2F42" w:rsidRPr="00806E65" w:rsidRDefault="008D5BB5" w:rsidP="00DB2F42">
      <w:pPr>
        <w:spacing w:after="0" w:line="240" w:lineRule="auto"/>
        <w:rPr>
          <w:ins w:id="305" w:author="Пользователь Windows" w:date="2020-07-28T18:31:00Z"/>
          <w:rFonts w:ascii="Courier New" w:eastAsia="Times New Roman" w:hAnsi="Courier New" w:cs="Courier New"/>
          <w:color w:val="444444"/>
          <w:sz w:val="20"/>
          <w:szCs w:val="20"/>
        </w:rPr>
      </w:pPr>
      <w:r>
        <w:rPr>
          <w:rFonts w:ascii="Courier New" w:eastAsia="Times New Roman" w:hAnsi="Courier New" w:cs="Courier New"/>
          <w:color w:val="444444"/>
          <w:sz w:val="20"/>
          <w:szCs w:val="20"/>
        </w:rPr>
        <w:t>mount /dev/v</w:t>
      </w:r>
      <w:r w:rsidR="00806E65" w:rsidRPr="00806E65">
        <w:rPr>
          <w:rFonts w:ascii="Courier New" w:eastAsia="Times New Roman" w:hAnsi="Courier New" w:cs="Courier New"/>
          <w:color w:val="444444"/>
          <w:sz w:val="20"/>
          <w:szCs w:val="20"/>
        </w:rPr>
        <w:t xml:space="preserve">db1 </w:t>
      </w:r>
      <w:ins w:id="306" w:author="Пользователь Windows" w:date="2020-07-28T18:31:00Z">
        <w:r w:rsidR="00DB2F42">
          <w:rPr>
            <w:rFonts w:ascii="Courier New" w:eastAsia="Times New Roman" w:hAnsi="Courier New" w:cs="Courier New"/>
            <w:color w:val="444444"/>
            <w:sz w:val="20"/>
            <w:szCs w:val="20"/>
          </w:rPr>
          <w:t>/</w:t>
        </w:r>
        <w:r w:rsidR="00DB2F42"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>usr/sap</w:t>
        </w:r>
      </w:ins>
    </w:p>
    <w:p w:rsidR="00806E65" w:rsidRPr="00806E65" w:rsidDel="00DB2F42" w:rsidRDefault="00806E65" w:rsidP="00806E65">
      <w:pPr>
        <w:spacing w:after="0" w:line="240" w:lineRule="auto"/>
        <w:rPr>
          <w:del w:id="307" w:author="Пользователь Windows" w:date="2020-07-28T18:31:00Z"/>
          <w:rFonts w:ascii="Courier New" w:eastAsia="Times New Roman" w:hAnsi="Courier New" w:cs="Courier New"/>
          <w:color w:val="444444"/>
          <w:sz w:val="20"/>
          <w:szCs w:val="20"/>
        </w:rPr>
      </w:pPr>
      <w:del w:id="308" w:author="Пользователь Windows" w:date="2020-07-28T18:31:00Z">
        <w:r w:rsidRPr="00806E65" w:rsidDel="00DB2F42">
          <w:rPr>
            <w:rFonts w:ascii="Courier New" w:eastAsia="Times New Roman" w:hAnsi="Courier New" w:cs="Courier New"/>
            <w:color w:val="444444"/>
            <w:sz w:val="20"/>
            <w:szCs w:val="20"/>
          </w:rPr>
          <w:delText>/distr</w:delText>
        </w:r>
      </w:del>
    </w:p>
    <w:p w:rsidR="00DA1C95" w:rsidRDefault="00806E65" w:rsidP="00DA1C95">
      <w:pPr>
        <w:spacing w:after="0" w:line="240" w:lineRule="auto"/>
        <w:rPr>
          <w:ins w:id="309" w:author="Пользователь Windows" w:date="2020-08-09T12:09:00Z"/>
          <w:rFonts w:ascii="Courier New" w:eastAsia="Times New Roman" w:hAnsi="Courier New" w:cs="Courier New"/>
          <w:color w:val="444444"/>
          <w:sz w:val="20"/>
          <w:szCs w:val="20"/>
        </w:rPr>
      </w:pPr>
      <w:del w:id="310" w:author="Пользователь Windows" w:date="2020-08-09T12:09:00Z">
        <w:r w:rsidRPr="00806E65" w:rsidDel="00DA1C95">
          <w:rPr>
            <w:rFonts w:ascii="Courier New" w:eastAsia="Times New Roman" w:hAnsi="Courier New" w:cs="Courier New"/>
            <w:color w:val="444444"/>
            <w:sz w:val="20"/>
            <w:szCs w:val="20"/>
          </w:rPr>
          <w:delText>mount /dev/</w:delText>
        </w:r>
        <w:r w:rsidR="008D5BB5" w:rsidDel="00DA1C95">
          <w:rPr>
            <w:rFonts w:ascii="Courier New" w:eastAsia="Times New Roman" w:hAnsi="Courier New" w:cs="Courier New"/>
            <w:color w:val="444444"/>
            <w:sz w:val="20"/>
            <w:szCs w:val="20"/>
          </w:rPr>
          <w:delText>vdb2</w:delText>
        </w:r>
        <w:r w:rsidRPr="00806E65" w:rsidDel="00DA1C95">
          <w:rPr>
            <w:rFonts w:ascii="Courier New" w:eastAsia="Times New Roman" w:hAnsi="Courier New" w:cs="Courier New"/>
            <w:color w:val="444444"/>
            <w:sz w:val="20"/>
            <w:szCs w:val="20"/>
          </w:rPr>
          <w:delText xml:space="preserve"> </w:delText>
        </w:r>
      </w:del>
      <w:ins w:id="311" w:author="Пользователь Windows" w:date="2020-08-09T12:09:00Z">
        <w:r w:rsidR="00DA1C95"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>mount /dev/</w:t>
        </w:r>
        <w:r w:rsidR="00DA1C95">
          <w:rPr>
            <w:rFonts w:ascii="Courier New" w:eastAsia="Times New Roman" w:hAnsi="Courier New" w:cs="Courier New"/>
            <w:color w:val="444444"/>
            <w:sz w:val="20"/>
            <w:szCs w:val="20"/>
          </w:rPr>
          <w:t>vdb2</w:t>
        </w:r>
        <w:r w:rsidR="00DA1C95"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 xml:space="preserve"> </w:t>
        </w:r>
        <w:r w:rsidR="00DA1C95">
          <w:rPr>
            <w:rFonts w:ascii="Courier New" w:eastAsia="Times New Roman" w:hAnsi="Courier New" w:cs="Courier New"/>
            <w:color w:val="444444"/>
            <w:sz w:val="20"/>
            <w:szCs w:val="20"/>
          </w:rPr>
          <w:t>/hana/shared/data</w:t>
        </w:r>
      </w:ins>
    </w:p>
    <w:p w:rsidR="00DA1C95" w:rsidRDefault="00DA1C95" w:rsidP="00DA1C95">
      <w:pPr>
        <w:spacing w:after="0" w:line="240" w:lineRule="auto"/>
        <w:rPr>
          <w:ins w:id="312" w:author="Пользователь Windows" w:date="2020-08-09T12:09:00Z"/>
          <w:rFonts w:ascii="Courier New" w:eastAsia="Times New Roman" w:hAnsi="Courier New" w:cs="Courier New"/>
          <w:color w:val="444444"/>
          <w:sz w:val="20"/>
          <w:szCs w:val="20"/>
        </w:rPr>
      </w:pPr>
      <w:ins w:id="313" w:author="Пользователь Windows" w:date="2020-08-09T12:09:00Z"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>mount /dev/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vdb3</w:t>
        </w:r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 xml:space="preserve"> 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/hana/shared/log</w:t>
        </w:r>
      </w:ins>
    </w:p>
    <w:p w:rsidR="00DA1C95" w:rsidRDefault="00672FDE" w:rsidP="00806E65">
      <w:pPr>
        <w:spacing w:after="0" w:line="240" w:lineRule="auto"/>
        <w:rPr>
          <w:ins w:id="314" w:author="Пользователь Windows" w:date="2020-08-09T12:09:00Z"/>
          <w:rFonts w:ascii="Courier New" w:eastAsia="Times New Roman" w:hAnsi="Courier New" w:cs="Courier New"/>
          <w:color w:val="444444"/>
          <w:sz w:val="20"/>
          <w:szCs w:val="20"/>
        </w:rPr>
      </w:pPr>
      <w:ins w:id="315" w:author="Пользователь Windows" w:date="2020-08-09T15:06:00Z"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>mount /dev/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vdb4</w:t>
        </w:r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 xml:space="preserve"> 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/hana/shared</w:t>
        </w:r>
      </w:ins>
    </w:p>
    <w:p w:rsidR="00672FDE" w:rsidRDefault="00672FDE" w:rsidP="00672FDE">
      <w:pPr>
        <w:spacing w:after="0" w:line="240" w:lineRule="auto"/>
        <w:rPr>
          <w:ins w:id="316" w:author="Пользователь Windows" w:date="2020-08-09T15:09:00Z"/>
          <w:rFonts w:ascii="Courier New" w:eastAsia="Times New Roman" w:hAnsi="Courier New" w:cs="Courier New"/>
          <w:color w:val="444444"/>
          <w:sz w:val="20"/>
          <w:szCs w:val="20"/>
        </w:rPr>
      </w:pPr>
      <w:ins w:id="317" w:author="Пользователь Windows" w:date="2020-08-09T15:09:00Z"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 xml:space="preserve">mkdir 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/usr/</w:t>
        </w:r>
        <w:r w:rsidRPr="00806E65">
          <w:rPr>
            <w:rFonts w:ascii="Courier New" w:eastAsia="Times New Roman" w:hAnsi="Courier New" w:cs="Courier New"/>
            <w:color w:val="444444"/>
            <w:sz w:val="20"/>
            <w:szCs w:val="20"/>
          </w:rPr>
          <w:t>sap/distr</w:t>
        </w:r>
      </w:ins>
    </w:p>
    <w:p w:rsidR="00672FDE" w:rsidRDefault="00672FDE" w:rsidP="00806E65">
      <w:pPr>
        <w:spacing w:after="0" w:line="240" w:lineRule="auto"/>
        <w:rPr>
          <w:ins w:id="318" w:author="Пользователь Windows" w:date="2020-08-09T15:09:00Z"/>
          <w:rFonts w:ascii="Courier New" w:eastAsia="Times New Roman" w:hAnsi="Courier New" w:cs="Courier New"/>
          <w:color w:val="444444"/>
          <w:sz w:val="20"/>
          <w:szCs w:val="20"/>
        </w:rPr>
      </w:pPr>
    </w:p>
    <w:p w:rsidR="00806E65" w:rsidRPr="00806E65" w:rsidRDefault="00806E65" w:rsidP="00806E65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del w:id="319" w:author="Пользователь Windows" w:date="2020-07-28T18:37:00Z">
        <w:r w:rsidRPr="00806E65" w:rsidDel="00DB2F42">
          <w:rPr>
            <w:rFonts w:ascii="Courier New" w:eastAsia="Times New Roman" w:hAnsi="Courier New" w:cs="Courier New"/>
            <w:color w:val="444444"/>
            <w:sz w:val="20"/>
            <w:szCs w:val="20"/>
          </w:rPr>
          <w:delText>/usr/sap</w:delText>
        </w:r>
      </w:del>
    </w:p>
    <w:p w:rsidR="00806E65" w:rsidRPr="00CA0CE8" w:rsidRDefault="00806E65" w:rsidP="00806E65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</w:rPr>
      </w:pPr>
      <w:r w:rsidRPr="00806E65">
        <w:rPr>
          <w:rFonts w:ascii="Courier New" w:eastAsia="Times New Roman" w:hAnsi="Courier New" w:cs="Courier New"/>
          <w:color w:val="444444"/>
          <w:sz w:val="20"/>
          <w:szCs w:val="20"/>
        </w:rPr>
        <w:t>vi /etc/fstab</w:t>
      </w:r>
    </w:p>
    <w:p w:rsidR="008D5BB5" w:rsidRDefault="00FA0530" w:rsidP="00197F0B">
      <w:pPr>
        <w:shd w:val="clear" w:color="auto" w:fill="FFFFFF"/>
        <w:spacing w:after="225" w:line="240" w:lineRule="auto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2A12606" wp14:editId="0B7B2B3F">
            <wp:extent cx="4629150" cy="1209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B5" w:rsidRPr="00E941AB" w:rsidRDefault="00ED3B0B" w:rsidP="00197F0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sz w:val="23"/>
          <w:szCs w:val="23"/>
          <w:lang w:val="ru-RU"/>
        </w:rPr>
      </w:pPr>
      <w:ins w:id="320" w:author="Пользователь Windows" w:date="2020-08-09T12:43:00Z">
        <w:r>
          <w:rPr>
            <w:noProof/>
          </w:rPr>
          <w:drawing>
            <wp:inline distT="0" distB="0" distL="0" distR="0" wp14:anchorId="6F9BE4E2" wp14:editId="72D40734">
              <wp:extent cx="6152515" cy="708025"/>
              <wp:effectExtent l="0" t="0" r="635" b="0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708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321" w:author="Пользователь Windows" w:date="2020-07-29T01:54:00Z">
        <w:r w:rsidR="00164267" w:rsidRPr="00160E79" w:rsidDel="00830177">
          <w:rPr>
            <w:noProof/>
            <w:lang w:val="ru-RU"/>
            <w:rPrChange w:id="322" w:author="Пользователь Windows" w:date="2020-08-01T09:35:00Z">
              <w:rPr>
                <w:noProof/>
              </w:rPr>
            </w:rPrChange>
          </w:rPr>
          <w:t xml:space="preserve"> </w:t>
        </w:r>
      </w:ins>
      <w:del w:id="323" w:author="Пользователь Windows" w:date="2020-07-28T22:30:00Z">
        <w:r w:rsidR="008D5BB5" w:rsidDel="00830177">
          <w:rPr>
            <w:noProof/>
          </w:rPr>
          <w:drawing>
            <wp:inline distT="0" distB="0" distL="0" distR="0" wp14:anchorId="0A30E32A" wp14:editId="5DFA4095">
              <wp:extent cx="6152515" cy="824865"/>
              <wp:effectExtent l="0" t="0" r="635" b="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8248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E5355F" w:rsidRPr="00E941AB" w:rsidDel="00830177" w:rsidRDefault="00E5355F" w:rsidP="00197F0B">
      <w:pPr>
        <w:rPr>
          <w:del w:id="324" w:author="Пользователь Windows" w:date="2020-07-28T22:30:00Z"/>
          <w:lang w:val="ru-RU"/>
        </w:rPr>
      </w:pPr>
    </w:p>
    <w:p w:rsidR="003B3B19" w:rsidDel="00830177" w:rsidRDefault="003B3B19" w:rsidP="004677DC">
      <w:pPr>
        <w:spacing w:after="0" w:line="240" w:lineRule="auto"/>
        <w:rPr>
          <w:del w:id="325" w:author="Пользователь Windows" w:date="2020-07-28T22:30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B3B19" w:rsidRDefault="003B3B19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B3B19" w:rsidRPr="003B3B19" w:rsidRDefault="003B3B19" w:rsidP="003B3B19">
      <w:pPr>
        <w:pStyle w:val="NormalWeb"/>
        <w:shd w:val="clear" w:color="auto" w:fill="FFFFFF"/>
        <w:spacing w:before="0" w:beforeAutospacing="0" w:after="225" w:afterAutospacing="0"/>
        <w:rPr>
          <w:rFonts w:ascii="Segoe UI" w:hAnsi="Segoe UI" w:cs="Segoe UI"/>
          <w:sz w:val="23"/>
          <w:szCs w:val="23"/>
          <w:lang w:val="ru-RU"/>
        </w:rPr>
      </w:pPr>
      <w:r w:rsidRPr="003B3B19">
        <w:rPr>
          <w:rFonts w:ascii="Segoe UI" w:hAnsi="Segoe UI" w:cs="Segoe UI"/>
          <w:sz w:val="23"/>
          <w:szCs w:val="23"/>
          <w:lang w:val="ru-RU"/>
        </w:rPr>
        <w:t>Установим разрешение на</w:t>
      </w:r>
      <w:r>
        <w:rPr>
          <w:rFonts w:ascii="Segoe UI" w:hAnsi="Segoe UI" w:cs="Segoe UI"/>
          <w:sz w:val="23"/>
          <w:szCs w:val="23"/>
        </w:rPr>
        <w:t> </w:t>
      </w:r>
      <w:r w:rsidRPr="003B3B19">
        <w:rPr>
          <w:rFonts w:ascii="Segoe UI" w:hAnsi="Segoe UI" w:cs="Segoe UI"/>
          <w:sz w:val="23"/>
          <w:szCs w:val="23"/>
          <w:lang w:val="ru-RU"/>
        </w:rPr>
        <w:t>папку с</w:t>
      </w:r>
      <w:r>
        <w:rPr>
          <w:rFonts w:ascii="Segoe UI" w:hAnsi="Segoe UI" w:cs="Segoe UI"/>
          <w:sz w:val="23"/>
          <w:szCs w:val="23"/>
        </w:rPr>
        <w:t> </w:t>
      </w:r>
      <w:r w:rsidRPr="003B3B19">
        <w:rPr>
          <w:rFonts w:ascii="Segoe UI" w:hAnsi="Segoe UI" w:cs="Segoe UI"/>
          <w:sz w:val="23"/>
          <w:szCs w:val="23"/>
          <w:lang w:val="ru-RU"/>
        </w:rPr>
        <w:t xml:space="preserve">установочными файлами </w:t>
      </w:r>
      <w:r>
        <w:rPr>
          <w:rFonts w:ascii="Segoe UI" w:hAnsi="Segoe UI" w:cs="Segoe UI"/>
          <w:sz w:val="23"/>
          <w:szCs w:val="23"/>
        </w:rPr>
        <w:t>SAP</w:t>
      </w:r>
      <w:r w:rsidRPr="003B3B19">
        <w:rPr>
          <w:rFonts w:ascii="Segoe UI" w:hAnsi="Segoe UI" w:cs="Segoe UI"/>
          <w:sz w:val="23"/>
          <w:szCs w:val="23"/>
          <w:lang w:val="ru-RU"/>
        </w:rPr>
        <w:t>:</w:t>
      </w:r>
    </w:p>
    <w:p w:rsidR="003B3B19" w:rsidRPr="00B208A4" w:rsidRDefault="003B3B19" w:rsidP="003B3B19">
      <w:pPr>
        <w:pStyle w:val="NormalWeb"/>
        <w:shd w:val="clear" w:color="auto" w:fill="FFFFFF"/>
        <w:spacing w:before="0" w:beforeAutospacing="0" w:after="225" w:afterAutospacing="0"/>
        <w:rPr>
          <w:rFonts w:ascii="Segoe UI" w:hAnsi="Segoe UI" w:cs="Segoe UI"/>
          <w:sz w:val="23"/>
          <w:szCs w:val="23"/>
          <w:lang w:val="ru-RU"/>
        </w:rPr>
      </w:pPr>
      <w:r>
        <w:rPr>
          <w:rStyle w:val="HTMLCode"/>
          <w:bdr w:val="single" w:sz="6" w:space="1" w:color="DCEDFD" w:frame="1"/>
        </w:rPr>
        <w:t>chmod</w:t>
      </w:r>
      <w:r w:rsidRPr="00B208A4">
        <w:rPr>
          <w:rStyle w:val="HTMLCode"/>
          <w:bdr w:val="single" w:sz="6" w:space="1" w:color="DCEDFD" w:frame="1"/>
          <w:lang w:val="ru-RU"/>
        </w:rPr>
        <w:t xml:space="preserve"> -</w:t>
      </w:r>
      <w:r>
        <w:rPr>
          <w:rStyle w:val="HTMLCode"/>
          <w:bdr w:val="single" w:sz="6" w:space="1" w:color="DCEDFD" w:frame="1"/>
        </w:rPr>
        <w:t>R</w:t>
      </w:r>
      <w:r w:rsidRPr="00B208A4">
        <w:rPr>
          <w:rStyle w:val="HTMLCode"/>
          <w:bdr w:val="single" w:sz="6" w:space="1" w:color="DCEDFD" w:frame="1"/>
          <w:lang w:val="ru-RU"/>
        </w:rPr>
        <w:t xml:space="preserve"> 777 /</w:t>
      </w:r>
      <w:ins w:id="326" w:author="Пользователь Windows" w:date="2020-07-28T18:49:00Z">
        <w:r w:rsidR="00F726F7">
          <w:rPr>
            <w:rStyle w:val="HTMLCode"/>
            <w:bdr w:val="single" w:sz="6" w:space="1" w:color="DCEDFD" w:frame="1"/>
          </w:rPr>
          <w:t>usr</w:t>
        </w:r>
        <w:r w:rsidR="00F726F7" w:rsidRPr="00160E79">
          <w:rPr>
            <w:rStyle w:val="HTMLCode"/>
            <w:bdr w:val="single" w:sz="6" w:space="1" w:color="DCEDFD" w:frame="1"/>
            <w:lang w:val="ru-RU"/>
            <w:rPrChange w:id="327" w:author="Пользователь Windows" w:date="2020-08-01T09:35:00Z">
              <w:rPr>
                <w:rStyle w:val="HTMLCode"/>
                <w:bdr w:val="single" w:sz="6" w:space="1" w:color="DCEDFD" w:frame="1"/>
              </w:rPr>
            </w:rPrChange>
          </w:rPr>
          <w:t>/</w:t>
        </w:r>
        <w:r w:rsidR="00F726F7">
          <w:rPr>
            <w:rStyle w:val="HTMLCode"/>
            <w:bdr w:val="single" w:sz="6" w:space="1" w:color="DCEDFD" w:frame="1"/>
          </w:rPr>
          <w:t>sap</w:t>
        </w:r>
        <w:r w:rsidR="00F726F7" w:rsidRPr="00160E79">
          <w:rPr>
            <w:rStyle w:val="HTMLCode"/>
            <w:bdr w:val="single" w:sz="6" w:space="1" w:color="DCEDFD" w:frame="1"/>
            <w:lang w:val="ru-RU"/>
            <w:rPrChange w:id="328" w:author="Пользователь Windows" w:date="2020-08-01T09:35:00Z">
              <w:rPr>
                <w:rStyle w:val="HTMLCode"/>
                <w:bdr w:val="single" w:sz="6" w:space="1" w:color="DCEDFD" w:frame="1"/>
              </w:rPr>
            </w:rPrChange>
          </w:rPr>
          <w:t>/</w:t>
        </w:r>
      </w:ins>
      <w:r>
        <w:rPr>
          <w:rStyle w:val="HTMLCode"/>
          <w:bdr w:val="single" w:sz="6" w:space="1" w:color="DCEDFD" w:frame="1"/>
        </w:rPr>
        <w:t>distr</w:t>
      </w:r>
    </w:p>
    <w:p w:rsidR="003B3B19" w:rsidRPr="00160E79" w:rsidRDefault="003B3B19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:rPrChange w:id="329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</w:rPr>
          </w:rPrChange>
        </w:rPr>
      </w:pPr>
    </w:p>
    <w:p w:rsidR="004677DC" w:rsidRPr="00E70C37" w:rsidRDefault="00590FC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del w:id="330" w:author="Пользователь Windows" w:date="2020-08-19T16:44:00Z">
        <w:r w:rsidDel="0030768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Имрортируем </w:delText>
        </w:r>
      </w:del>
      <w:ins w:id="331" w:author="Пользователь Windows" w:date="2020-08-19T16:44:00Z">
        <w:r w:rsidR="0030768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Импортируем </w:t>
        </w:r>
      </w:ins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>WinSCP</w:t>
      </w:r>
      <w:r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настройки из </w:t>
      </w:r>
      <w:r>
        <w:rPr>
          <w:rFonts w:ascii="Times New Roman" w:eastAsia="Times New Roman" w:hAnsi="Times New Roman" w:cs="Times New Roman"/>
          <w:sz w:val="28"/>
          <w:szCs w:val="28"/>
        </w:rPr>
        <w:t>Putty</w:t>
      </w:r>
      <w:r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Подключимся к ВМ и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загрузим в /</w:t>
      </w:r>
      <w:ins w:id="332" w:author="Пользователь Windows" w:date="2020-08-09T13:38:00Z">
        <w:r w:rsidR="002472B7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t>usr</w:t>
        </w:r>
        <w:r w:rsidR="002472B7" w:rsidRPr="002472B7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  <w:rPrChange w:id="333" w:author="Пользователь Windows" w:date="2020-08-09T13:38:00Z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</w:rPr>
            </w:rPrChange>
          </w:rPr>
          <w:t>/</w:t>
        </w:r>
        <w:r w:rsidR="002472B7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t>sap</w:t>
        </w:r>
        <w:r w:rsidR="002472B7" w:rsidRPr="002472B7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  <w:rPrChange w:id="334" w:author="Пользователь Windows" w:date="2020-08-09T13:38:00Z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</w:rPr>
            </w:rPrChange>
          </w:rPr>
          <w:t>/</w:t>
        </w:r>
      </w:ins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distr</w:t>
      </w:r>
      <w:r w:rsidR="00806E6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архив</w:t>
      </w:r>
      <w:r w:rsidR="001E11C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ы</w:t>
      </w:r>
      <w:r w:rsidR="00806E6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SAP</w:t>
      </w:r>
      <w:r w:rsidR="00DD709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DD709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HANA</w:t>
      </w:r>
      <w:r w:rsidR="001E11C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1E11C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Server</w:t>
      </w:r>
      <w:r w:rsidR="001E11CC" w:rsidRPr="001E11C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(</w:t>
      </w:r>
      <w:r w:rsid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hxe</w:t>
      </w:r>
      <w:r w:rsidR="003E26E2" w:rsidRP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.</w:t>
      </w:r>
      <w:r w:rsid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tgz</w:t>
      </w:r>
      <w:r w:rsidR="001E11CC" w:rsidRPr="001E11CC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)</w:t>
      </w:r>
      <w:ins w:id="335" w:author="Пользователь Windows" w:date="2020-08-02T21:00:00Z">
        <w:r w:rsidR="006E2D71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t>,</w:t>
        </w:r>
      </w:ins>
      <w:r w:rsidR="00806E65" w:rsidRPr="00806E6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del w:id="336" w:author="Пользователь Windows" w:date="2020-08-02T21:01:00Z">
        <w:r w:rsidR="00806E65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delText>X</w:delText>
        </w:r>
      </w:del>
      <w:ins w:id="337" w:author="Пользователь Windows" w:date="2020-08-02T21:00:00Z">
        <w:r w:rsidR="00F02858" w:rsidRPr="00F02858">
          <w:rPr>
            <w:rFonts w:ascii="Times New Roman" w:hAnsi="Times New Roman" w:cs="Times New Roman"/>
            <w:sz w:val="28"/>
            <w:szCs w:val="28"/>
            <w:lang w:val="ru-RU"/>
            <w:rPrChange w:id="338" w:author="Пользователь Windows" w:date="2020-08-02T21:0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F02858" w:rsidRPr="006063AB">
          <w:rPr>
            <w:rFonts w:ascii="Times New Roman" w:hAnsi="Times New Roman" w:cs="Times New Roman"/>
            <w:sz w:val="28"/>
            <w:szCs w:val="28"/>
          </w:rPr>
          <w:t>SAP</w:t>
        </w:r>
        <w:r w:rsidR="00F02858" w:rsidRPr="00F02858">
          <w:rPr>
            <w:rFonts w:ascii="Times New Roman" w:hAnsi="Times New Roman" w:cs="Times New Roman"/>
            <w:sz w:val="28"/>
            <w:szCs w:val="28"/>
            <w:lang w:val="ru-RU"/>
            <w:rPrChange w:id="339" w:author="Пользователь Windows" w:date="2020-08-02T21:0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F02858" w:rsidRPr="006063AB">
          <w:rPr>
            <w:rFonts w:ascii="Times New Roman" w:hAnsi="Times New Roman" w:cs="Times New Roman"/>
            <w:sz w:val="28"/>
            <w:szCs w:val="28"/>
          </w:rPr>
          <w:t>HANA</w:t>
        </w:r>
        <w:r w:rsidR="00F02858" w:rsidRPr="00F02858">
          <w:rPr>
            <w:rFonts w:ascii="Times New Roman" w:hAnsi="Times New Roman" w:cs="Times New Roman"/>
            <w:sz w:val="28"/>
            <w:szCs w:val="28"/>
            <w:lang w:val="ru-RU"/>
            <w:rPrChange w:id="340" w:author="Пользователь Windows" w:date="2020-08-02T21:0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F02858" w:rsidRPr="006063AB">
          <w:rPr>
            <w:rFonts w:ascii="Times New Roman" w:hAnsi="Times New Roman" w:cs="Times New Roman"/>
            <w:sz w:val="28"/>
            <w:szCs w:val="28"/>
          </w:rPr>
          <w:t>Extended</w:t>
        </w:r>
        <w:r w:rsidR="00F02858" w:rsidRPr="00F02858">
          <w:rPr>
            <w:rFonts w:ascii="Times New Roman" w:hAnsi="Times New Roman" w:cs="Times New Roman"/>
            <w:sz w:val="28"/>
            <w:szCs w:val="28"/>
            <w:lang w:val="ru-RU"/>
            <w:rPrChange w:id="341" w:author="Пользователь Windows" w:date="2020-08-02T21:0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F02858" w:rsidRPr="006063AB">
          <w:rPr>
            <w:rFonts w:ascii="Times New Roman" w:hAnsi="Times New Roman" w:cs="Times New Roman"/>
            <w:sz w:val="28"/>
            <w:szCs w:val="28"/>
          </w:rPr>
          <w:t>Appl</w:t>
        </w:r>
        <w:r w:rsidR="00F02858">
          <w:rPr>
            <w:rFonts w:ascii="Times New Roman" w:hAnsi="Times New Roman" w:cs="Times New Roman"/>
            <w:sz w:val="28"/>
            <w:szCs w:val="28"/>
          </w:rPr>
          <w:t>ication</w:t>
        </w:r>
        <w:r w:rsidR="00F02858" w:rsidRPr="00F02858">
          <w:rPr>
            <w:rFonts w:ascii="Times New Roman" w:hAnsi="Times New Roman" w:cs="Times New Roman"/>
            <w:sz w:val="28"/>
            <w:szCs w:val="28"/>
            <w:lang w:val="ru-RU"/>
            <w:rPrChange w:id="342" w:author="Пользователь Windows" w:date="2020-08-02T21:0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F02858">
          <w:rPr>
            <w:rFonts w:ascii="Times New Roman" w:hAnsi="Times New Roman" w:cs="Times New Roman"/>
            <w:sz w:val="28"/>
            <w:szCs w:val="28"/>
          </w:rPr>
          <w:t>Services</w:t>
        </w:r>
        <w:r w:rsidR="00F02858" w:rsidRPr="00F02858">
          <w:rPr>
            <w:rFonts w:ascii="Times New Roman" w:hAnsi="Times New Roman" w:cs="Times New Roman"/>
            <w:sz w:val="28"/>
            <w:szCs w:val="28"/>
            <w:lang w:val="ru-RU"/>
            <w:rPrChange w:id="343" w:author="Пользователь Windows" w:date="2020-08-02T21:0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344" w:author="Пользователь Windows" w:date="2020-08-02T21:01:00Z">
        <w:r w:rsidR="00F02858">
          <w:rPr>
            <w:rFonts w:ascii="Times New Roman" w:hAnsi="Times New Roman" w:cs="Times New Roman"/>
            <w:sz w:val="28"/>
            <w:szCs w:val="28"/>
            <w:lang w:val="ru-RU"/>
          </w:rPr>
          <w:t>–</w:t>
        </w:r>
      </w:ins>
      <w:ins w:id="345" w:author="Пользователь Windows" w:date="2020-08-02T21:00:00Z">
        <w:r w:rsidR="00F02858">
          <w:rPr>
            <w:rFonts w:ascii="Times New Roman" w:hAnsi="Times New Roman" w:cs="Times New Roman"/>
            <w:sz w:val="28"/>
            <w:szCs w:val="28"/>
          </w:rPr>
          <w:t>XSA</w:t>
        </w:r>
      </w:ins>
      <w:ins w:id="346" w:author="Пользователь Windows" w:date="2020-08-02T21:01:00Z">
        <w:r w:rsidR="00F02858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del w:id="347" w:author="Пользователь Windows" w:date="2020-08-02T21:00:00Z">
        <w:r w:rsidR="00806E65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delText>S</w:delText>
        </w:r>
        <w:r w:rsidR="001E11CC" w:rsidRPr="001E11CC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  <w:r w:rsidR="001E11CC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delText>Advanced</w:delText>
        </w:r>
        <w:r w:rsidR="001E11CC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, Web IDE, </w:delText>
        </w:r>
        <w:r w:rsidR="001E11CC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delText>SAP</w:delText>
        </w:r>
        <w:r w:rsidR="001E11CC" w:rsidRPr="003E26E2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  <w:r w:rsidR="001E11CC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delText>HANA</w:delText>
        </w:r>
        <w:r w:rsidR="001E11CC" w:rsidRPr="003E26E2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  <w:r w:rsidR="001E11CC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</w:rPr>
          <w:delText>Cockpit</w:delText>
        </w:r>
      </w:del>
      <w:del w:id="348" w:author="Пользователь Windows" w:date="2020-08-02T21:01:00Z">
        <w:r w:rsidR="001E11CC" w:rsidRPr="003E26E2" w:rsidDel="00F02858">
          <w:rPr>
            <w:rFonts w:ascii="Times New Roman" w:eastAsia="Times New Roman" w:hAnsi="Times New Roman" w:cs="Times New Roman"/>
            <w:color w:val="333333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</w:del>
      <w:r w:rsidR="001E11CC" w:rsidRP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(</w:t>
      </w:r>
      <w:r w:rsid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hxeesa</w:t>
      </w:r>
      <w:r w:rsidR="003E26E2" w:rsidRP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.</w:t>
      </w:r>
      <w:r w:rsid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tgz</w:t>
      </w:r>
      <w:r w:rsidR="001E11CC" w:rsidRPr="003E26E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)</w:t>
      </w:r>
      <w:r w:rsidR="00E70C37" w:rsidRP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и </w:t>
      </w:r>
      <w:r w:rsid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shine</w:t>
      </w:r>
      <w:r w:rsidR="00E70C37" w:rsidRP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.</w:t>
      </w:r>
      <w:r w:rsid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tgz</w:t>
      </w:r>
      <w:r w:rsidR="00E70C37" w:rsidRP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(</w:t>
      </w:r>
      <w:r w:rsid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Учебный контент</w:t>
      </w:r>
      <w:r w:rsidR="00E70C37" w:rsidRPr="00E70C37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)</w:t>
      </w:r>
    </w:p>
    <w:p w:rsidR="004677DC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B6D64" w:rsidRDefault="00D27C59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</w:pPr>
      <w:ins w:id="349" w:author="Пользователь Windows" w:date="2020-07-28T18:50:00Z">
        <w:r>
          <w:rPr>
            <w:noProof/>
          </w:rPr>
          <w:drawing>
            <wp:inline distT="0" distB="0" distL="0" distR="0" wp14:anchorId="3E968567" wp14:editId="45F30FB3">
              <wp:extent cx="6152515" cy="2627630"/>
              <wp:effectExtent l="0" t="0" r="635" b="127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26276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160E79" w:rsidDel="002C3385">
          <w:rPr>
            <w:noProof/>
            <w:lang w:val="ru-RU"/>
            <w:rPrChange w:id="350" w:author="Пользователь Windows" w:date="2020-08-01T09:35:00Z">
              <w:rPr>
                <w:noProof/>
              </w:rPr>
            </w:rPrChange>
          </w:rPr>
          <w:t xml:space="preserve"> </w:t>
        </w:r>
      </w:ins>
      <w:del w:id="351" w:author="Пользователь Windows" w:date="2020-07-28T18:49:00Z">
        <w:r w:rsidR="00F22D44" w:rsidDel="002C3385">
          <w:rPr>
            <w:noProof/>
          </w:rPr>
          <w:drawing>
            <wp:inline distT="0" distB="0" distL="0" distR="0" wp14:anchorId="4E9870A5" wp14:editId="39A1A2D2">
              <wp:extent cx="6152515" cy="2328545"/>
              <wp:effectExtent l="0" t="0" r="635" b="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2328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9F6405" w:rsidRPr="00160E79" w:rsidRDefault="009F6405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  <w:rPrChange w:id="352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</w:rPr>
          </w:rPrChange>
        </w:rPr>
      </w:pPr>
    </w:p>
    <w:p w:rsidR="006B6D64" w:rsidRPr="00160E79" w:rsidRDefault="006B6D6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  <w:rPrChange w:id="353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</w:rPr>
          </w:rPrChange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Распакуем</w:t>
      </w:r>
      <w:r w:rsidRPr="00160E7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  <w:rPrChange w:id="354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архив</w:t>
      </w:r>
      <w:r w:rsidR="003E26E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ы</w:t>
      </w:r>
    </w:p>
    <w:p w:rsidR="003E26E2" w:rsidRPr="00160E79" w:rsidRDefault="003E26E2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  <w:rPrChange w:id="355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</w:rPr>
          </w:rPrChange>
        </w:rPr>
      </w:pPr>
    </w:p>
    <w:p w:rsidR="003E26E2" w:rsidRPr="00160E79" w:rsidRDefault="003E26E2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56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</w:pP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cd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57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 xml:space="preserve"> </w:t>
      </w:r>
      <w:ins w:id="358" w:author="Пользователь Windows" w:date="2020-07-28T18:50:00Z">
        <w:r w:rsidR="00D27C59" w:rsidRPr="00B208A4">
          <w:rPr>
            <w:rStyle w:val="HTMLCode"/>
            <w:rFonts w:eastAsiaTheme="minorHAnsi"/>
            <w:bdr w:val="single" w:sz="6" w:space="1" w:color="DCEDFD" w:frame="1"/>
            <w:lang w:val="ru-RU"/>
          </w:rPr>
          <w:t>/</w:t>
        </w:r>
        <w:r w:rsidR="00D27C59">
          <w:rPr>
            <w:rStyle w:val="HTMLCode"/>
            <w:rFonts w:eastAsiaTheme="minorHAnsi"/>
            <w:bdr w:val="single" w:sz="6" w:space="1" w:color="DCEDFD" w:frame="1"/>
          </w:rPr>
          <w:t>usr</w:t>
        </w:r>
        <w:r w:rsidR="00D27C59" w:rsidRPr="00160E79">
          <w:rPr>
            <w:rStyle w:val="HTMLCode"/>
            <w:rFonts w:eastAsiaTheme="minorHAnsi"/>
            <w:bdr w:val="single" w:sz="6" w:space="1" w:color="DCEDFD" w:frame="1"/>
            <w:lang w:val="ru-RU"/>
            <w:rPrChange w:id="359" w:author="Пользователь Windows" w:date="2020-08-01T09:35:00Z">
              <w:rPr>
                <w:rStyle w:val="HTMLCode"/>
                <w:rFonts w:eastAsiaTheme="minorHAnsi"/>
                <w:bdr w:val="single" w:sz="6" w:space="1" w:color="DCEDFD" w:frame="1"/>
              </w:rPr>
            </w:rPrChange>
          </w:rPr>
          <w:t>/</w:t>
        </w:r>
        <w:r w:rsidR="00D27C59">
          <w:rPr>
            <w:rStyle w:val="HTMLCode"/>
            <w:rFonts w:eastAsiaTheme="minorHAnsi"/>
            <w:bdr w:val="single" w:sz="6" w:space="1" w:color="DCEDFD" w:frame="1"/>
          </w:rPr>
          <w:t>sap</w:t>
        </w:r>
        <w:r w:rsidR="00D27C59" w:rsidRPr="00160E79">
          <w:rPr>
            <w:rStyle w:val="HTMLCode"/>
            <w:rFonts w:eastAsiaTheme="minorHAnsi"/>
            <w:bdr w:val="single" w:sz="6" w:space="1" w:color="DCEDFD" w:frame="1"/>
            <w:lang w:val="ru-RU"/>
            <w:rPrChange w:id="360" w:author="Пользователь Windows" w:date="2020-08-01T09:35:00Z">
              <w:rPr>
                <w:rStyle w:val="HTMLCode"/>
                <w:rFonts w:eastAsiaTheme="minorHAnsi"/>
                <w:bdr w:val="single" w:sz="6" w:space="1" w:color="DCEDFD" w:frame="1"/>
              </w:rPr>
            </w:rPrChange>
          </w:rPr>
          <w:t>/</w:t>
        </w:r>
        <w:r w:rsidR="00D27C59">
          <w:rPr>
            <w:rStyle w:val="HTMLCode"/>
            <w:rFonts w:eastAsiaTheme="minorHAnsi"/>
            <w:bdr w:val="single" w:sz="6" w:space="1" w:color="DCEDFD" w:frame="1"/>
          </w:rPr>
          <w:t>distr</w:t>
        </w:r>
        <w:r w:rsidR="00D27C59" w:rsidRPr="00160E79" w:rsidDel="00D27C59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361" w:author="Пользователь Windows" w:date="2020-08-01T09:35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 xml:space="preserve"> </w:t>
        </w:r>
      </w:ins>
      <w:del w:id="362" w:author="Пользователь Windows" w:date="2020-07-28T18:50:00Z">
        <w:r w:rsidRPr="00160E79" w:rsidDel="00D27C59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363" w:author="Пользователь Windows" w:date="2020-08-01T09:35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delText>/</w:delText>
        </w:r>
        <w:r w:rsidRPr="00A6016E" w:rsidDel="00D27C59">
          <w:rPr>
            <w:rFonts w:ascii="Courier New" w:eastAsia="Times New Roman" w:hAnsi="Courier New" w:cs="Courier New"/>
            <w:color w:val="444444"/>
            <w:sz w:val="20"/>
            <w:szCs w:val="20"/>
          </w:rPr>
          <w:delText>distr</w:delText>
        </w:r>
      </w:del>
    </w:p>
    <w:p w:rsidR="003E26E2" w:rsidRPr="00160E79" w:rsidRDefault="003E26E2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64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</w:pP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tar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65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 xml:space="preserve"> -</w:t>
      </w: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xvzf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66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 xml:space="preserve"> </w:t>
      </w: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h</w:t>
      </w:r>
      <w:r w:rsidR="00801CDA">
        <w:rPr>
          <w:rFonts w:ascii="Courier New" w:eastAsia="Times New Roman" w:hAnsi="Courier New" w:cs="Courier New"/>
          <w:color w:val="444444"/>
          <w:sz w:val="20"/>
          <w:szCs w:val="20"/>
        </w:rPr>
        <w:t>xe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67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>.</w:t>
      </w: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tgz</w:t>
      </w:r>
    </w:p>
    <w:p w:rsidR="003E26E2" w:rsidRPr="00160E79" w:rsidRDefault="003E26E2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68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</w:pP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tar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69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 xml:space="preserve"> -</w:t>
      </w: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xvzf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70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 xml:space="preserve"> </w:t>
      </w: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hxexsa</w:t>
      </w:r>
      <w:r w:rsidRPr="00160E79"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371" w:author="Пользователь Windows" w:date="2020-08-01T09:35:00Z">
            <w:rPr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t>.</w:t>
      </w:r>
      <w:r w:rsidRPr="00A6016E">
        <w:rPr>
          <w:rFonts w:ascii="Courier New" w:eastAsia="Times New Roman" w:hAnsi="Courier New" w:cs="Courier New"/>
          <w:color w:val="444444"/>
          <w:sz w:val="20"/>
          <w:szCs w:val="20"/>
        </w:rPr>
        <w:t>tgz</w:t>
      </w:r>
    </w:p>
    <w:p w:rsidR="003A39D0" w:rsidRDefault="003A39D0" w:rsidP="003A39D0">
      <w:pPr>
        <w:spacing w:after="0" w:line="240" w:lineRule="auto"/>
        <w:rPr>
          <w:ins w:id="372" w:author="Пользователь Windows" w:date="2020-07-30T15:51:00Z"/>
          <w:rFonts w:ascii="Courier New" w:eastAsia="Times New Roman" w:hAnsi="Courier New" w:cs="Courier New"/>
          <w:color w:val="444444"/>
          <w:sz w:val="20"/>
          <w:szCs w:val="20"/>
        </w:rPr>
      </w:pPr>
      <w:ins w:id="373" w:author="Пользователь Windows" w:date="2020-07-30T15:51:00Z">
        <w:r w:rsidRPr="0046616E">
          <w:rPr>
            <w:rFonts w:ascii="Courier New" w:eastAsia="Times New Roman" w:hAnsi="Courier New" w:cs="Courier New"/>
            <w:color w:val="444444"/>
            <w:sz w:val="20"/>
            <w:szCs w:val="20"/>
          </w:rPr>
          <w:t>tar -xvzf shine.tgz</w:t>
        </w:r>
      </w:ins>
    </w:p>
    <w:p w:rsidR="00C12DD6" w:rsidRPr="00801CDA" w:rsidRDefault="00C12DD6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</w:p>
    <w:p w:rsidR="00C12DD6" w:rsidRPr="00801CDA" w:rsidRDefault="00C12DD6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</w:p>
    <w:p w:rsidR="004677DC" w:rsidRPr="00E941AB" w:rsidRDefault="00C62F27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294BA34E" wp14:editId="7EF540F1">
            <wp:extent cx="6152515" cy="2371725"/>
            <wp:effectExtent l="0" t="0" r="63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7DC" w:rsidRPr="00E941AB">
        <w:rPr>
          <w:rFonts w:ascii="Courier New" w:eastAsia="Times New Roman" w:hAnsi="Courier New" w:cs="Courier New"/>
          <w:color w:val="444444"/>
          <w:sz w:val="20"/>
          <w:szCs w:val="20"/>
          <w:lang w:val="ru-RU"/>
        </w:rPr>
        <w:br/>
      </w:r>
    </w:p>
    <w:p w:rsidR="00C9439F" w:rsidRDefault="00C9439F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</w:p>
    <w:p w:rsidR="00244726" w:rsidRPr="00274196" w:rsidRDefault="0024472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74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Добавим</w:t>
      </w:r>
      <w:r w:rsidRPr="00160E7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75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репозиторий</w:t>
      </w:r>
      <w:ins w:id="376" w:author="Пользователь Windows" w:date="2020-07-30T23:58:00Z">
        <w:r w:rsidR="00274196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</w:rPr>
          <w:t>:</w:t>
        </w:r>
      </w:ins>
    </w:p>
    <w:p w:rsidR="00244726" w:rsidRPr="00160E79" w:rsidRDefault="0024472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77" w:author="Пользователь Windows" w:date="2020-08-01T09:35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244726" w:rsidRPr="002A1AE3" w:rsidRDefault="002A1AE3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 w:rsidRPr="002A1AE3">
        <w:rPr>
          <w:rFonts w:ascii="Courier New" w:eastAsia="Times New Roman" w:hAnsi="Courier New" w:cs="Courier New"/>
          <w:color w:val="444444"/>
          <w:sz w:val="20"/>
          <w:szCs w:val="20"/>
        </w:rPr>
        <w:t>sudo zypper ar -c https://download.opensuse.org/tumbleweed/repo/oss/ openSUSE-Tumbleweed-Oss-HTTPS</w:t>
      </w:r>
    </w:p>
    <w:p w:rsidR="004677DC" w:rsidRPr="00274196" w:rsidRDefault="00806E65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Установим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78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требуемы</w:t>
      </w:r>
      <w:ins w:id="379" w:author="Пользователь Windows" w:date="2020-07-30T23:58:00Z">
        <w:r w:rsidR="00274196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ru-RU"/>
          </w:rPr>
          <w:t>е</w:t>
        </w:r>
      </w:ins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80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для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81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работы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82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библиотеки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83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 w:rsidR="002A1AE3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libstdc</w:t>
      </w:r>
      <w:r w:rsidR="002A1AE3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84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>++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85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, </w:t>
      </w:r>
      <w:ins w:id="386" w:author="Пользователь Windows" w:date="2020-07-28T18:50:00Z">
        <w:r w:rsidR="00D27C59" w:rsidRPr="00274196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rPrChange w:id="387" w:author="Пользователь Windows" w:date="2020-07-30T23:58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libnuma1,</w:t>
        </w:r>
      </w:ins>
      <w:ins w:id="388" w:author="Пользователь Windows" w:date="2020-07-28T18:51:00Z">
        <w:r w:rsidR="00D27C59" w:rsidRPr="00274196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</w:rPr>
          <w:t xml:space="preserve"> </w:t>
        </w:r>
      </w:ins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libatomic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89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и</w:t>
      </w:r>
      <w:r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90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 w:rsidR="002A1AE3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libgcc</w:t>
      </w:r>
      <w:r w:rsidR="002A1AE3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91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>_</w:t>
      </w:r>
      <w:r w:rsidR="002A1AE3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s</w:t>
      </w:r>
      <w:r w:rsidR="002A1AE3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92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t>1</w:t>
      </w:r>
      <w:ins w:id="393" w:author="Пользователь Windows" w:date="2020-07-30T23:58:00Z">
        <w:r w:rsidR="00274196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</w:rPr>
          <w:t>:</w:t>
        </w:r>
      </w:ins>
      <w:r w:rsidR="004677DC" w:rsidRPr="00274196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rPrChange w:id="394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bdr w:val="none" w:sz="0" w:space="0" w:color="auto" w:frame="1"/>
              <w:lang w:val="ru-RU"/>
            </w:rPr>
          </w:rPrChange>
        </w:rPr>
        <w:br/>
      </w:r>
    </w:p>
    <w:p w:rsidR="00806E65" w:rsidRPr="00806E65" w:rsidRDefault="00806E65" w:rsidP="002A1AE3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 w:rsidRPr="00806E65">
        <w:rPr>
          <w:rFonts w:ascii="Courier New" w:eastAsia="Times New Roman" w:hAnsi="Courier New" w:cs="Courier New"/>
          <w:color w:val="444444"/>
          <w:sz w:val="20"/>
          <w:szCs w:val="20"/>
        </w:rPr>
        <w:t xml:space="preserve">zypper install </w:t>
      </w:r>
      <w:r w:rsidR="002A1AE3" w:rsidRPr="002A1AE3">
        <w:rPr>
          <w:rFonts w:ascii="Courier New" w:eastAsia="Times New Roman" w:hAnsi="Courier New" w:cs="Courier New"/>
          <w:color w:val="444444"/>
          <w:sz w:val="20"/>
          <w:szCs w:val="20"/>
        </w:rPr>
        <w:t>libstdc++</w:t>
      </w:r>
      <w:ins w:id="395" w:author="Пользователь Windows" w:date="2020-07-28T22:37:00Z">
        <w:r w:rsidR="00830177">
          <w:rPr>
            <w:rFonts w:ascii="Courier New" w:eastAsia="Times New Roman" w:hAnsi="Courier New" w:cs="Courier New"/>
            <w:color w:val="444444"/>
            <w:sz w:val="20"/>
            <w:szCs w:val="20"/>
          </w:rPr>
          <w:t>6</w:t>
        </w:r>
      </w:ins>
    </w:p>
    <w:p w:rsidR="00806E65" w:rsidRPr="00806E65" w:rsidRDefault="00806E65" w:rsidP="00C12DD6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 w:rsidRPr="00806E65">
        <w:rPr>
          <w:rFonts w:ascii="Courier New" w:eastAsia="Times New Roman" w:hAnsi="Courier New" w:cs="Courier New"/>
          <w:color w:val="444444"/>
          <w:sz w:val="20"/>
          <w:szCs w:val="20"/>
        </w:rPr>
        <w:t>zypper install libatomic1</w:t>
      </w:r>
    </w:p>
    <w:p w:rsidR="00806E65" w:rsidRPr="00806E65" w:rsidRDefault="00806E65" w:rsidP="00C12DD6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 w:rsidRPr="00806E65">
        <w:rPr>
          <w:rFonts w:ascii="Courier New" w:eastAsia="Times New Roman" w:hAnsi="Courier New" w:cs="Courier New"/>
          <w:color w:val="444444"/>
          <w:sz w:val="20"/>
          <w:szCs w:val="20"/>
        </w:rPr>
        <w:t xml:space="preserve">zypper install </w:t>
      </w:r>
      <w:r w:rsidR="002A1AE3" w:rsidRPr="002A1AE3">
        <w:rPr>
          <w:rFonts w:ascii="Courier New" w:eastAsia="Times New Roman" w:hAnsi="Courier New" w:cs="Courier New"/>
          <w:color w:val="444444"/>
          <w:sz w:val="20"/>
          <w:szCs w:val="20"/>
        </w:rPr>
        <w:t>libgcc_s1</w:t>
      </w:r>
    </w:p>
    <w:p w:rsidR="00806E65" w:rsidRPr="002A1AE3" w:rsidRDefault="002A1AE3" w:rsidP="004677DC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</w:rPr>
      </w:pPr>
      <w:r w:rsidRPr="002A1AE3">
        <w:rPr>
          <w:rFonts w:ascii="Courier New" w:eastAsia="Times New Roman" w:hAnsi="Courier New" w:cs="Courier New"/>
          <w:color w:val="444444"/>
          <w:sz w:val="20"/>
          <w:szCs w:val="20"/>
        </w:rPr>
        <w:t>zypper install libnuma1</w:t>
      </w:r>
    </w:p>
    <w:p w:rsidR="004677DC" w:rsidRPr="00E941AB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 </w:t>
      </w:r>
    </w:p>
    <w:p w:rsidR="005E1575" w:rsidRPr="00160E79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  <w:rPrChange w:id="396" w:author="Пользователь Windows" w:date="2020-08-01T09:35:00Z">
            <w:rPr>
              <w:rFonts w:ascii="Times New Roman" w:eastAsia="Times New Roman" w:hAnsi="Times New Roman" w:cs="Times New Roman"/>
              <w:b/>
              <w:sz w:val="32"/>
              <w:szCs w:val="32"/>
            </w:rPr>
          </w:rPrChange>
        </w:rPr>
      </w:pPr>
      <w:r w:rsidRPr="001E672A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Шаг</w:t>
      </w:r>
      <w:r w:rsidRPr="00160E79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  <w:rPrChange w:id="397" w:author="Пользователь Windows" w:date="2020-08-01T09:35:00Z">
            <w:rPr>
              <w:rFonts w:ascii="Times New Roman" w:eastAsia="Times New Roman" w:hAnsi="Times New Roman" w:cs="Times New Roman"/>
              <w:b/>
              <w:bCs/>
              <w:sz w:val="32"/>
              <w:szCs w:val="32"/>
            </w:rPr>
          </w:rPrChange>
        </w:rPr>
        <w:t xml:space="preserve"> 4.</w:t>
      </w:r>
      <w:r w:rsidRPr="001E672A">
        <w:rPr>
          <w:rFonts w:ascii="Times New Roman" w:eastAsia="Times New Roman" w:hAnsi="Times New Roman" w:cs="Times New Roman"/>
          <w:b/>
          <w:bCs/>
          <w:sz w:val="32"/>
          <w:szCs w:val="32"/>
        </w:rPr>
        <w:t> </w:t>
      </w:r>
      <w:r w:rsidRPr="00160E79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  <w:rPrChange w:id="398" w:author="Пользователь Windows" w:date="2020-08-01T09:35:00Z">
            <w:rPr>
              <w:rFonts w:ascii="Times New Roman" w:eastAsia="Times New Roman" w:hAnsi="Times New Roman" w:cs="Times New Roman"/>
              <w:b/>
              <w:bCs/>
              <w:sz w:val="32"/>
              <w:szCs w:val="32"/>
            </w:rPr>
          </w:rPrChange>
        </w:rPr>
        <w:t xml:space="preserve"> </w:t>
      </w:r>
      <w:r w:rsidRPr="001E672A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Устанавливаем</w:t>
      </w:r>
      <w:r w:rsidRPr="001E672A">
        <w:rPr>
          <w:rFonts w:ascii="Times New Roman" w:eastAsia="Times New Roman" w:hAnsi="Times New Roman" w:cs="Times New Roman"/>
          <w:b/>
          <w:bCs/>
          <w:sz w:val="32"/>
          <w:szCs w:val="32"/>
        </w:rPr>
        <w:t> </w:t>
      </w:r>
      <w:r w:rsidRPr="00160E79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  <w:rPrChange w:id="399" w:author="Пользователь Windows" w:date="2020-08-01T09:35:00Z">
            <w:rPr>
              <w:rFonts w:ascii="Times New Roman" w:eastAsia="Times New Roman" w:hAnsi="Times New Roman" w:cs="Times New Roman"/>
              <w:b/>
              <w:bCs/>
              <w:sz w:val="32"/>
              <w:szCs w:val="32"/>
            </w:rPr>
          </w:rPrChange>
        </w:rPr>
        <w:t xml:space="preserve"> </w:t>
      </w:r>
      <w:r w:rsidRPr="001E672A">
        <w:rPr>
          <w:rFonts w:ascii="Times New Roman" w:eastAsia="Times New Roman" w:hAnsi="Times New Roman" w:cs="Times New Roman"/>
          <w:b/>
          <w:bCs/>
          <w:sz w:val="32"/>
          <w:szCs w:val="32"/>
        </w:rPr>
        <w:t>SAP</w:t>
      </w:r>
      <w:r w:rsidRPr="00160E79">
        <w:rPr>
          <w:rFonts w:ascii="Times New Roman" w:eastAsia="Times New Roman" w:hAnsi="Times New Roman" w:cs="Times New Roman"/>
          <w:b/>
          <w:sz w:val="32"/>
          <w:szCs w:val="32"/>
          <w:lang w:val="ru-RU"/>
          <w:rPrChange w:id="400" w:author="Пользователь Windows" w:date="2020-08-01T09:35:00Z">
            <w:rPr>
              <w:rFonts w:ascii="Times New Roman" w:eastAsia="Times New Roman" w:hAnsi="Times New Roman" w:cs="Times New Roman"/>
              <w:b/>
              <w:sz w:val="32"/>
              <w:szCs w:val="32"/>
            </w:rPr>
          </w:rPrChange>
        </w:rPr>
        <w:t xml:space="preserve"> </w:t>
      </w:r>
      <w:r w:rsidR="00A565B9" w:rsidRPr="001E672A">
        <w:rPr>
          <w:rFonts w:ascii="Times New Roman" w:eastAsia="Times New Roman" w:hAnsi="Times New Roman" w:cs="Times New Roman"/>
          <w:b/>
          <w:sz w:val="32"/>
          <w:szCs w:val="32"/>
        </w:rPr>
        <w:t>HANA</w:t>
      </w:r>
      <w:r w:rsidR="001E672A" w:rsidRPr="00160E79">
        <w:rPr>
          <w:rFonts w:ascii="Times New Roman" w:eastAsia="Times New Roman" w:hAnsi="Times New Roman" w:cs="Times New Roman"/>
          <w:b/>
          <w:sz w:val="32"/>
          <w:szCs w:val="32"/>
          <w:lang w:val="ru-RU"/>
          <w:rPrChange w:id="401" w:author="Пользователь Windows" w:date="2020-08-01T09:35:00Z">
            <w:rPr>
              <w:rFonts w:ascii="Times New Roman" w:eastAsia="Times New Roman" w:hAnsi="Times New Roman" w:cs="Times New Roman"/>
              <w:b/>
              <w:sz w:val="32"/>
              <w:szCs w:val="32"/>
            </w:rPr>
          </w:rPrChange>
        </w:rPr>
        <w:t xml:space="preserve"> </w:t>
      </w:r>
      <w:r w:rsidR="001E672A" w:rsidRPr="001E672A">
        <w:rPr>
          <w:rFonts w:ascii="Times New Roman" w:eastAsia="Times New Roman" w:hAnsi="Times New Roman" w:cs="Times New Roman"/>
          <w:b/>
          <w:sz w:val="32"/>
          <w:szCs w:val="32"/>
        </w:rPr>
        <w:t>XS</w:t>
      </w:r>
    </w:p>
    <w:p w:rsidR="005E1575" w:rsidRDefault="005E1575" w:rsidP="005E1575">
      <w:pPr>
        <w:spacing w:after="0" w:line="240" w:lineRule="auto"/>
        <w:rPr>
          <w:ins w:id="402" w:author="Пользователь Windows" w:date="2020-08-09T00:51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5D1A" w:rsidRDefault="006C60E5">
      <w:pPr>
        <w:spacing w:after="0" w:line="240" w:lineRule="auto"/>
        <w:ind w:left="720"/>
        <w:rPr>
          <w:ins w:id="403" w:author="Пользователь Windows" w:date="2020-08-16T16:46:00Z"/>
          <w:rFonts w:ascii="Times New Roman" w:eastAsia="Times New Roman" w:hAnsi="Times New Roman" w:cs="Times New Roman"/>
          <w:i/>
          <w:sz w:val="28"/>
          <w:szCs w:val="28"/>
          <w:lang w:val="ru-RU"/>
        </w:rPr>
        <w:pPrChange w:id="404" w:author="Пользователь Windows" w:date="2020-08-15T17:31:00Z">
          <w:pPr>
            <w:spacing w:after="0" w:line="240" w:lineRule="auto"/>
          </w:pPr>
        </w:pPrChange>
      </w:pPr>
      <w:ins w:id="405" w:author="Пользователь Windows" w:date="2020-08-09T01:02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06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Первое с чего стоит начать установку – это</w:t>
        </w:r>
      </w:ins>
      <w:ins w:id="407" w:author="Пользователь Windows" w:date="2020-08-15T17:30:00Z">
        <w:r w:rsidR="00F619E5"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08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409" w:author="Пользователь Windows" w:date="2020-08-09T01:02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10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E944F3">
          <w:rPr>
            <w:rFonts w:ascii="Times New Roman" w:eastAsia="Times New Roman" w:hAnsi="Times New Roman" w:cs="Times New Roman"/>
            <w:i/>
            <w:sz w:val="28"/>
            <w:szCs w:val="28"/>
            <w:lang w:val="ru-RU"/>
          </w:rPr>
          <w:t xml:space="preserve">определением понятия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11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SID</w:t>
        </w:r>
      </w:ins>
      <w:ins w:id="412" w:author="Пользователь Windows" w:date="2020-08-16T16:46:00Z">
        <w:r w:rsidR="00E944F3">
          <w:rPr>
            <w:rFonts w:ascii="Times New Roman" w:eastAsia="Times New Roman" w:hAnsi="Times New Roman" w:cs="Times New Roman"/>
            <w:i/>
            <w:sz w:val="28"/>
            <w:szCs w:val="28"/>
            <w:lang w:val="ru-RU"/>
          </w:rPr>
          <w:t xml:space="preserve"> </w:t>
        </w:r>
      </w:ins>
    </w:p>
    <w:p w:rsidR="00733C23" w:rsidRDefault="006C60E5">
      <w:pPr>
        <w:spacing w:after="0" w:line="240" w:lineRule="auto"/>
        <w:ind w:left="720"/>
        <w:rPr>
          <w:ins w:id="413" w:author="Пользователь Windows" w:date="2020-08-16T16:47:00Z"/>
          <w:rFonts w:ascii="Times New Roman" w:eastAsia="Times New Roman" w:hAnsi="Times New Roman" w:cs="Times New Roman"/>
          <w:i/>
          <w:sz w:val="28"/>
          <w:szCs w:val="28"/>
          <w:lang w:val="ru-RU"/>
        </w:rPr>
        <w:pPrChange w:id="414" w:author="Пользователь Windows" w:date="2020-08-15T17:31:00Z">
          <w:pPr>
            <w:spacing w:after="0" w:line="240" w:lineRule="auto"/>
          </w:pPr>
        </w:pPrChange>
      </w:pPr>
      <w:ins w:id="415" w:author="Пользователь Windows" w:date="2020-08-09T01:02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16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417" w:author="Пользователь Windows" w:date="2020-08-16T16:47:00Z">
        <w:r w:rsidR="00285D1A" w:rsidRPr="00663E5E">
          <w:rPr>
            <w:rFonts w:ascii="Times New Roman" w:eastAsia="Times New Roman" w:hAnsi="Times New Roman" w:cs="Times New Roman"/>
            <w:i/>
            <w:sz w:val="28"/>
            <w:szCs w:val="28"/>
          </w:rPr>
          <w:t>SID</w:t>
        </w:r>
        <w:r w:rsidR="00285D1A" w:rsidRPr="00663E5E">
          <w:rPr>
            <w:rFonts w:ascii="Times New Roman" w:eastAsia="Times New Roman" w:hAnsi="Times New Roman" w:cs="Times New Roman"/>
            <w:i/>
            <w:sz w:val="28"/>
            <w:szCs w:val="28"/>
            <w:lang w:val="ru-RU"/>
          </w:rPr>
          <w:t xml:space="preserve"> </w:t>
        </w:r>
      </w:ins>
      <w:ins w:id="418" w:author="Пользователь Windows" w:date="2020-08-09T01:02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19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(</w:t>
        </w:r>
      </w:ins>
      <w:ins w:id="420" w:author="Пользователь Windows" w:date="2020-08-09T01:03:00Z">
        <w:r w:rsidRPr="00F619E5">
          <w:rPr>
            <w:rFonts w:ascii="Verdana" w:hAnsi="Verdana"/>
            <w:i/>
            <w:color w:val="111111"/>
            <w:sz w:val="20"/>
            <w:szCs w:val="20"/>
            <w:shd w:val="clear" w:color="auto" w:fill="FFFFFF"/>
            <w:rPrChange w:id="421" w:author="Пользователь Windows" w:date="2020-08-15T17:31:00Z">
              <w:rPr>
                <w:rFonts w:ascii="Verdana" w:hAnsi="Verdana"/>
                <w:color w:val="111111"/>
                <w:sz w:val="20"/>
                <w:szCs w:val="20"/>
                <w:shd w:val="clear" w:color="auto" w:fill="FFFFFF"/>
              </w:rPr>
            </w:rPrChange>
          </w:rPr>
          <w:t>SAP</w:t>
        </w:r>
        <w:r w:rsidRPr="00F619E5">
          <w:rPr>
            <w:rFonts w:ascii="Verdana" w:hAnsi="Verdana"/>
            <w:i/>
            <w:color w:val="111111"/>
            <w:sz w:val="20"/>
            <w:szCs w:val="20"/>
            <w:shd w:val="clear" w:color="auto" w:fill="FFFFFF"/>
            <w:lang w:val="ru-RU"/>
            <w:rPrChange w:id="422" w:author="Пользователь Windows" w:date="2020-08-15T17:31:00Z">
              <w:rPr>
                <w:rFonts w:ascii="Verdana" w:hAnsi="Verdana"/>
                <w:color w:val="111111"/>
                <w:sz w:val="20"/>
                <w:szCs w:val="20"/>
                <w:shd w:val="clear" w:color="auto" w:fill="FFFFFF"/>
              </w:rPr>
            </w:rPrChange>
          </w:rPr>
          <w:t xml:space="preserve"> </w:t>
        </w:r>
        <w:r w:rsidRPr="00F619E5">
          <w:rPr>
            <w:rFonts w:ascii="Verdana" w:hAnsi="Verdana"/>
            <w:i/>
            <w:color w:val="111111"/>
            <w:sz w:val="20"/>
            <w:szCs w:val="20"/>
            <w:shd w:val="clear" w:color="auto" w:fill="FFFFFF"/>
            <w:rPrChange w:id="423" w:author="Пользователь Windows" w:date="2020-08-15T17:31:00Z">
              <w:rPr>
                <w:rFonts w:ascii="Verdana" w:hAnsi="Verdana"/>
                <w:color w:val="111111"/>
                <w:sz w:val="20"/>
                <w:szCs w:val="20"/>
                <w:shd w:val="clear" w:color="auto" w:fill="FFFFFF"/>
              </w:rPr>
            </w:rPrChange>
          </w:rPr>
          <w:t>System</w:t>
        </w:r>
        <w:r w:rsidRPr="00F619E5">
          <w:rPr>
            <w:rFonts w:ascii="Verdana" w:hAnsi="Verdana"/>
            <w:i/>
            <w:color w:val="111111"/>
            <w:sz w:val="20"/>
            <w:szCs w:val="20"/>
            <w:shd w:val="clear" w:color="auto" w:fill="FFFFFF"/>
            <w:lang w:val="ru-RU"/>
            <w:rPrChange w:id="424" w:author="Пользователь Windows" w:date="2020-08-15T17:31:00Z">
              <w:rPr>
                <w:rFonts w:ascii="Verdana" w:hAnsi="Verdana"/>
                <w:color w:val="111111"/>
                <w:sz w:val="20"/>
                <w:szCs w:val="20"/>
                <w:shd w:val="clear" w:color="auto" w:fill="FFFFFF"/>
              </w:rPr>
            </w:rPrChange>
          </w:rPr>
          <w:t xml:space="preserve"> </w:t>
        </w:r>
        <w:r w:rsidRPr="00F619E5">
          <w:rPr>
            <w:rFonts w:ascii="Verdana" w:hAnsi="Verdana"/>
            <w:i/>
            <w:color w:val="111111"/>
            <w:sz w:val="20"/>
            <w:szCs w:val="20"/>
            <w:shd w:val="clear" w:color="auto" w:fill="FFFFFF"/>
            <w:rPrChange w:id="425" w:author="Пользователь Windows" w:date="2020-08-15T17:31:00Z">
              <w:rPr>
                <w:rFonts w:ascii="Verdana" w:hAnsi="Verdana"/>
                <w:color w:val="111111"/>
                <w:sz w:val="20"/>
                <w:szCs w:val="20"/>
                <w:shd w:val="clear" w:color="auto" w:fill="FFFFFF"/>
              </w:rPr>
            </w:rPrChange>
          </w:rPr>
          <w:t>Identificator</w:t>
        </w:r>
      </w:ins>
      <w:ins w:id="426" w:author="Пользователь Windows" w:date="2020-08-09T01:02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27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)</w:t>
        </w:r>
      </w:ins>
      <w:ins w:id="428" w:author="Пользователь Windows" w:date="2020-08-09T01:03:00Z">
        <w:r w:rsidR="00285D1A">
          <w:rPr>
            <w:rFonts w:ascii="Times New Roman" w:eastAsia="Times New Roman" w:hAnsi="Times New Roman" w:cs="Times New Roman"/>
            <w:i/>
            <w:sz w:val="28"/>
            <w:szCs w:val="28"/>
            <w:lang w:val="ru-RU"/>
          </w:rPr>
          <w:t xml:space="preserve"> - </w:t>
        </w:r>
      </w:ins>
      <w:ins w:id="429" w:author="Пользователь Windows" w:date="2020-08-09T01:04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30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представляет собой комбинацию трех символов и должен быть уникальным в рамках ландшафта. </w:t>
        </w:r>
      </w:ins>
      <w:ins w:id="431" w:author="Пользователь Windows" w:date="2020-08-09T01:05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32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В рамках установки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33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SAP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34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35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HANA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36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37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Express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38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39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Edition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40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значение </w:t>
        </w:r>
      </w:ins>
      <w:ins w:id="441" w:author="Пользователь Windows" w:date="2020-08-09T01:06:00Z"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42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SID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43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44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по-умолчанию </w:t>
        </w:r>
        <w:r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45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HXE</w:t>
        </w:r>
      </w:ins>
      <w:ins w:id="446" w:author="Пользователь Windows" w:date="2020-08-09T01:08:00Z">
        <w:r w:rsidR="0002409A"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47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. Предпологается, что мы не будем выбирать </w:t>
        </w:r>
      </w:ins>
      <w:ins w:id="448" w:author="Пользователь Windows" w:date="2020-08-09T13:39:00Z">
        <w:r w:rsidR="002472B7"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49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в качестве </w:t>
        </w:r>
        <w:r w:rsidR="002472B7" w:rsidRPr="00F619E5">
          <w:rPr>
            <w:rFonts w:ascii="Times New Roman" w:eastAsia="Times New Roman" w:hAnsi="Times New Roman" w:cs="Times New Roman"/>
            <w:i/>
            <w:sz w:val="28"/>
            <w:szCs w:val="28"/>
            <w:rPrChange w:id="450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SID</w:t>
        </w:r>
        <w:r w:rsidR="002472B7"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51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452" w:author="Пользователь Windows" w:date="2020-08-09T01:08:00Z">
        <w:r w:rsidR="0002409A"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53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>что-то другое</w:t>
        </w:r>
        <w:r w:rsidR="00663A90" w:rsidRPr="00F619E5">
          <w:rPr>
            <w:rFonts w:ascii="Times New Roman" w:eastAsia="Times New Roman" w:hAnsi="Times New Roman" w:cs="Times New Roman"/>
            <w:i/>
            <w:sz w:val="28"/>
            <w:szCs w:val="28"/>
            <w:lang w:val="ru-RU"/>
            <w:rPrChange w:id="454" w:author="Пользователь Windows" w:date="2020-08-15T17:31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>.</w:t>
        </w:r>
      </w:ins>
    </w:p>
    <w:p w:rsidR="00733C23" w:rsidRPr="00663A90" w:rsidRDefault="00733C23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:rPrChange w:id="455" w:author="Пользователь Windows" w:date="2020-08-09T12:10:00Z">
            <w:rPr>
              <w:rFonts w:ascii="Times New Roman" w:eastAsia="Times New Roman" w:hAnsi="Times New Roman" w:cs="Times New Roman"/>
              <w:sz w:val="28"/>
              <w:szCs w:val="28"/>
            </w:rPr>
          </w:rPrChange>
        </w:rPr>
      </w:pPr>
    </w:p>
    <w:p w:rsidR="005E1575" w:rsidRPr="0032342F" w:rsidRDefault="00A33860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Запускаем скрипт инсталляции с правами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root</w:t>
      </w:r>
      <w:r w:rsidR="00E152F1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</w:t>
      </w:r>
      <w:ins w:id="456" w:author="Пользователь Windows" w:date="2020-07-30T23:58:00Z">
        <w:r w:rsidR="00274196" w:rsidRPr="00274196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457" w:author="Пользователь Windows" w:date="2020-07-30T23:58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>:</w:t>
        </w:r>
      </w:ins>
      <w:del w:id="458" w:author="Пользователь Windows" w:date="2020-07-30T23:58:00Z">
        <w:r w:rsidR="00E152F1" w:rsidRPr="0032342F" w:rsidDel="00274196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.</w:delText>
        </w:r>
      </w:del>
    </w:p>
    <w:p w:rsidR="00A33860" w:rsidRPr="00E8137F" w:rsidRDefault="00A33860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0FC7" w:rsidRPr="00274196" w:rsidRDefault="00590FC7" w:rsidP="005E1575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ru-RU"/>
          <w:rPrChange w:id="459" w:author="Пользователь Windows" w:date="2020-07-30T23:58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</w:pPr>
    </w:p>
    <w:p w:rsidR="0057481A" w:rsidRPr="00830177" w:rsidRDefault="005E1575" w:rsidP="0057481A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rPrChange w:id="460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  <w:lang w:val="ru-RU"/>
            </w:rPr>
          </w:rPrChange>
        </w:rPr>
      </w:pPr>
      <w:r w:rsidRPr="00830177">
        <w:rPr>
          <w:rFonts w:ascii="Courier New" w:eastAsia="Times New Roman" w:hAnsi="Courier New" w:cs="Courier New"/>
          <w:color w:val="444444"/>
          <w:sz w:val="20"/>
          <w:szCs w:val="20"/>
          <w:rPrChange w:id="461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</w:rPr>
          </w:rPrChange>
        </w:rPr>
        <w:t>cd</w:t>
      </w:r>
      <w:r w:rsidRPr="00830177">
        <w:rPr>
          <w:rFonts w:ascii="Courier New" w:eastAsia="Times New Roman" w:hAnsi="Courier New" w:cs="Courier New"/>
          <w:color w:val="444444"/>
          <w:sz w:val="20"/>
          <w:szCs w:val="20"/>
          <w:rPrChange w:id="462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  <w:lang w:val="ru-RU"/>
            </w:rPr>
          </w:rPrChange>
        </w:rPr>
        <w:t xml:space="preserve"> </w:t>
      </w:r>
      <w:ins w:id="463" w:author="Пользователь Windows" w:date="2020-07-28T22:37:00Z">
        <w:r w:rsidR="00830177" w:rsidRPr="00343988">
          <w:rPr>
            <w:rFonts w:eastAsia="Times New Roman"/>
            <w:color w:val="444444"/>
            <w:rPrChange w:id="464" w:author="Пользователь Windows" w:date="2020-07-28T23:01:00Z">
              <w:rPr>
                <w:rStyle w:val="HTMLCode"/>
                <w:rFonts w:eastAsiaTheme="minorHAnsi"/>
                <w:bdr w:val="single" w:sz="6" w:space="1" w:color="DCEDFD" w:frame="1"/>
                <w:lang w:val="ru-RU"/>
              </w:rPr>
            </w:rPrChange>
          </w:rPr>
          <w:t>/</w:t>
        </w:r>
        <w:r w:rsidR="00830177" w:rsidRPr="00343988">
          <w:rPr>
            <w:rFonts w:eastAsia="Times New Roman"/>
            <w:color w:val="444444"/>
            <w:rPrChange w:id="465" w:author="Пользователь Windows" w:date="2020-07-28T23:01:00Z">
              <w:rPr>
                <w:rStyle w:val="HTMLCode"/>
                <w:rFonts w:eastAsiaTheme="minorHAnsi"/>
                <w:bdr w:val="single" w:sz="6" w:space="1" w:color="DCEDFD" w:frame="1"/>
              </w:rPr>
            </w:rPrChange>
          </w:rPr>
          <w:t>usr/sap/distr</w:t>
        </w:r>
        <w:r w:rsidR="00830177" w:rsidRPr="00830177" w:rsidDel="00830177">
          <w:rPr>
            <w:rFonts w:ascii="Courier New" w:eastAsia="Times New Roman" w:hAnsi="Courier New" w:cs="Courier New"/>
            <w:color w:val="444444"/>
            <w:sz w:val="20"/>
            <w:szCs w:val="20"/>
            <w:rPrChange w:id="466" w:author="Пользователь Windows" w:date="2020-07-28T22:37:00Z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rPrChange>
          </w:rPr>
          <w:t xml:space="preserve"> </w:t>
        </w:r>
      </w:ins>
      <w:del w:id="467" w:author="Пользователь Windows" w:date="2020-07-28T22:37:00Z">
        <w:r w:rsidRPr="00830177" w:rsidDel="00830177">
          <w:rPr>
            <w:rFonts w:ascii="Courier New" w:eastAsia="Times New Roman" w:hAnsi="Courier New" w:cs="Courier New"/>
            <w:color w:val="444444"/>
            <w:sz w:val="20"/>
            <w:szCs w:val="20"/>
            <w:rPrChange w:id="468" w:author="Пользователь Windows" w:date="2020-07-28T22:37:00Z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rPrChange>
          </w:rPr>
          <w:delText>/</w:delText>
        </w:r>
        <w:r w:rsidRPr="00830177" w:rsidDel="00830177">
          <w:rPr>
            <w:rFonts w:ascii="Courier New" w:eastAsia="Times New Roman" w:hAnsi="Courier New" w:cs="Courier New"/>
            <w:color w:val="444444"/>
            <w:sz w:val="20"/>
            <w:szCs w:val="20"/>
            <w:rPrChange w:id="469" w:author="Пользователь Windows" w:date="2020-07-28T22:37:00Z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rPrChange>
          </w:rPr>
          <w:delText>distr</w:delText>
        </w:r>
        <w:r w:rsidR="0057481A" w:rsidRPr="00830177" w:rsidDel="00830177">
          <w:rPr>
            <w:rFonts w:ascii="Courier New" w:eastAsia="Times New Roman" w:hAnsi="Courier New" w:cs="Courier New"/>
            <w:color w:val="444444"/>
            <w:sz w:val="20"/>
            <w:szCs w:val="20"/>
            <w:rPrChange w:id="470" w:author="Пользователь Windows" w:date="2020-07-28T22:37:00Z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rPrChange>
          </w:rPr>
          <w:delText xml:space="preserve"> </w:delText>
        </w:r>
      </w:del>
    </w:p>
    <w:p w:rsidR="005E1575" w:rsidRPr="00830177" w:rsidRDefault="005E1575" w:rsidP="0057481A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rPrChange w:id="471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  <w:lang w:val="ru-RU"/>
            </w:rPr>
          </w:rPrChange>
        </w:rPr>
      </w:pPr>
      <w:r w:rsidRPr="00830177">
        <w:rPr>
          <w:rFonts w:ascii="Courier New" w:eastAsia="Times New Roman" w:hAnsi="Courier New" w:cs="Courier New"/>
          <w:color w:val="444444"/>
          <w:sz w:val="20"/>
          <w:szCs w:val="20"/>
          <w:rPrChange w:id="472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  <w:lang w:val="ru-RU"/>
            </w:rPr>
          </w:rPrChange>
        </w:rPr>
        <w:t>./</w:t>
      </w:r>
      <w:r w:rsidR="0057481A" w:rsidRPr="00830177">
        <w:rPr>
          <w:rFonts w:ascii="Courier New" w:eastAsia="Times New Roman" w:hAnsi="Courier New" w:cs="Courier New"/>
          <w:color w:val="444444"/>
          <w:sz w:val="20"/>
          <w:szCs w:val="20"/>
          <w:rPrChange w:id="473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</w:rPr>
          </w:rPrChange>
        </w:rPr>
        <w:t>setup_hxe</w:t>
      </w:r>
      <w:r w:rsidRPr="00830177">
        <w:rPr>
          <w:rFonts w:ascii="Courier New" w:eastAsia="Times New Roman" w:hAnsi="Courier New" w:cs="Courier New"/>
          <w:color w:val="444444"/>
          <w:sz w:val="20"/>
          <w:szCs w:val="20"/>
          <w:rPrChange w:id="474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  <w:lang w:val="ru-RU"/>
            </w:rPr>
          </w:rPrChange>
        </w:rPr>
        <w:t>.</w:t>
      </w:r>
      <w:r w:rsidRPr="00830177">
        <w:rPr>
          <w:rFonts w:ascii="Courier New" w:eastAsia="Times New Roman" w:hAnsi="Courier New" w:cs="Courier New"/>
          <w:color w:val="444444"/>
          <w:sz w:val="20"/>
          <w:szCs w:val="20"/>
          <w:rPrChange w:id="475" w:author="Пользователь Windows" w:date="2020-07-28T22:37:00Z">
            <w:rPr>
              <w:rFonts w:ascii="Times New Roman" w:eastAsia="Times New Roman" w:hAnsi="Times New Roman" w:cs="Times New Roman"/>
              <w:i/>
              <w:sz w:val="28"/>
              <w:szCs w:val="28"/>
            </w:rPr>
          </w:rPrChange>
        </w:rPr>
        <w:t>sh</w:t>
      </w:r>
    </w:p>
    <w:p w:rsidR="005E1575" w:rsidRPr="00830177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rPrChange w:id="476" w:author="Пользователь Windows" w:date="2020-07-28T22:37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</w:pPr>
    </w:p>
    <w:p w:rsidR="005E1575" w:rsidRPr="00A565B9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E8E" w:rsidRPr="00655E8E" w:rsidRDefault="004E5317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55E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меню</w:t>
      </w:r>
      <w:r w:rsidRPr="00655E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55E8E"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установки</w:t>
      </w:r>
      <w:r w:rsidR="00655E8E" w:rsidRPr="00655E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55E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требуется несколько раз нажать </w:t>
      </w:r>
      <w:r w:rsidR="00655E8E">
        <w:rPr>
          <w:rFonts w:ascii="Times New Roman" w:eastAsia="Times New Roman" w:hAnsi="Times New Roman" w:cs="Times New Roman"/>
          <w:sz w:val="28"/>
          <w:szCs w:val="28"/>
        </w:rPr>
        <w:t>Enter</w:t>
      </w:r>
      <w:r w:rsidR="00655E8E" w:rsidRPr="00655E8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5E8E" w:rsidRPr="00655E8E" w:rsidRDefault="00655E8E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 мы установим</w:t>
      </w:r>
      <w:ins w:id="477" w:author="Пользователь Windows" w:date="2020-08-15T17:32:00Z">
        <w:r w:rsidR="00F619E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предложенные</w:t>
        </w:r>
      </w:ins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значения по умолчанию</w:t>
      </w:r>
      <w:r w:rsidRPr="00655E8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55E8E" w:rsidRPr="00040D6F" w:rsidRDefault="00655E8E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Дистрибутивы</w:t>
      </w:r>
      <w:r w:rsidR="00040D6F" w:rsidRPr="00040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40D6F">
        <w:rPr>
          <w:rFonts w:ascii="Times New Roman" w:eastAsia="Times New Roman" w:hAnsi="Times New Roman" w:cs="Times New Roman"/>
          <w:sz w:val="28"/>
          <w:szCs w:val="28"/>
          <w:lang w:val="ru-RU"/>
        </w:rPr>
        <w:t>лежат 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40D6F" w:rsidRPr="00040D6F">
        <w:rPr>
          <w:rFonts w:ascii="Times New Roman" w:eastAsia="Times New Roman" w:hAnsi="Times New Roman" w:cs="Times New Roman"/>
          <w:sz w:val="28"/>
          <w:szCs w:val="28"/>
          <w:lang w:val="ru-RU"/>
        </w:rPr>
        <w:t>/distr/HANA_EXPRESS_20</w:t>
      </w:r>
    </w:p>
    <w:p w:rsidR="00655E8E" w:rsidRPr="00B208A4" w:rsidRDefault="006177D0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D452A">
        <w:rPr>
          <w:rFonts w:ascii="Times New Roman" w:eastAsia="Times New Roman" w:hAnsi="Times New Roman" w:cs="Times New Roman"/>
          <w:sz w:val="28"/>
          <w:szCs w:val="28"/>
        </w:rPr>
        <w:lastRenderedPageBreak/>
        <w:t>SID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FD452A">
        <w:rPr>
          <w:rFonts w:ascii="Times New Roman" w:eastAsia="Times New Roman" w:hAnsi="Times New Roman" w:cs="Times New Roman"/>
          <w:sz w:val="28"/>
          <w:szCs w:val="28"/>
        </w:rPr>
        <w:t>HXE</w:t>
      </w:r>
    </w:p>
    <w:p w:rsidR="006177D0" w:rsidRPr="005D3112" w:rsidRDefault="006177D0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Номер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инстанции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del w:id="478" w:author="Пользователь Windows" w:date="2020-08-01T10:09:00Z">
        <w:r w:rsidRPr="00B208A4" w:rsidDel="005542BB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-</w:delText>
        </w:r>
      </w:del>
      <w:ins w:id="479" w:author="Пользователь Windows" w:date="2020-08-01T10:09:00Z">
        <w:r w:rsidR="005542BB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–</w:t>
        </w:r>
      </w:ins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90</w:t>
      </w:r>
    </w:p>
    <w:p w:rsidR="00860FB4" w:rsidRPr="00FC111E" w:rsidRDefault="001F5113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Установка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всех</w:t>
      </w:r>
      <w:r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компонентов</w:t>
      </w:r>
      <w:r w:rsidR="00860FB4" w:rsidRPr="00B20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860FB4">
        <w:rPr>
          <w:rFonts w:ascii="Times New Roman" w:eastAsia="Times New Roman" w:hAnsi="Times New Roman" w:cs="Times New Roman"/>
          <w:sz w:val="28"/>
          <w:szCs w:val="28"/>
        </w:rPr>
        <w:t>all</w:t>
      </w:r>
      <w:ins w:id="480" w:author="Пользователь Windows" w:date="2020-08-04T22:00:00Z">
        <w:r w:rsidR="00FC111E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*</w:t>
        </w:r>
      </w:ins>
    </w:p>
    <w:p w:rsidR="007F3182" w:rsidRPr="00733C23" w:rsidRDefault="00FC111E" w:rsidP="00BB0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ins w:id="481" w:author="Пользователь Windows" w:date="2020-08-04T22:00:00Z">
        <w:r w:rsidRPr="00733C23">
          <w:rPr>
            <w:rFonts w:ascii="Times New Roman" w:eastAsia="Times New Roman" w:hAnsi="Times New Roman" w:cs="Times New Roman"/>
            <w:sz w:val="28"/>
            <w:szCs w:val="28"/>
            <w:rPrChange w:id="482" w:author="Пользователь Windows" w:date="2020-08-09T00:48:00Z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* - </w:t>
        </w:r>
      </w:ins>
      <w:r w:rsidR="00860FB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860FB4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0FB4">
        <w:rPr>
          <w:rFonts w:ascii="Times New Roman" w:eastAsia="Times New Roman" w:hAnsi="Times New Roman" w:cs="Times New Roman"/>
          <w:sz w:val="28"/>
          <w:szCs w:val="28"/>
          <w:lang w:val="ru-RU"/>
        </w:rPr>
        <w:t>данном</w:t>
      </w:r>
      <w:r w:rsidR="00860FB4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0FB4">
        <w:rPr>
          <w:rFonts w:ascii="Times New Roman" w:eastAsia="Times New Roman" w:hAnsi="Times New Roman" w:cs="Times New Roman"/>
          <w:sz w:val="28"/>
          <w:szCs w:val="28"/>
          <w:lang w:val="ru-RU"/>
        </w:rPr>
        <w:t>случае</w:t>
      </w:r>
      <w:r w:rsidR="00860FB4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0FB4">
        <w:rPr>
          <w:rFonts w:ascii="Times New Roman" w:eastAsia="Times New Roman" w:hAnsi="Times New Roman" w:cs="Times New Roman"/>
          <w:sz w:val="28"/>
          <w:szCs w:val="28"/>
          <w:lang w:val="ru-RU"/>
        </w:rPr>
        <w:t>это</w:t>
      </w:r>
      <w:r w:rsidR="001F5113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F5113">
        <w:rPr>
          <w:rFonts w:ascii="Times New Roman" w:eastAsia="Times New Roman" w:hAnsi="Times New Roman" w:cs="Times New Roman"/>
          <w:sz w:val="28"/>
          <w:szCs w:val="28"/>
          <w:lang w:val="ru-RU"/>
        </w:rPr>
        <w:t>значит</w:t>
      </w:r>
      <w:r w:rsidR="00860FB4" w:rsidRPr="00733C23">
        <w:rPr>
          <w:rFonts w:ascii="Times New Roman" w:eastAsia="Times New Roman" w:hAnsi="Times New Roman" w:cs="Times New Roman"/>
          <w:sz w:val="28"/>
          <w:szCs w:val="28"/>
        </w:rPr>
        <w:t>,</w:t>
      </w:r>
      <w:r w:rsidR="001F5113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F5113">
        <w:rPr>
          <w:rFonts w:ascii="Times New Roman" w:eastAsia="Times New Roman" w:hAnsi="Times New Roman" w:cs="Times New Roman"/>
          <w:sz w:val="28"/>
          <w:szCs w:val="28"/>
          <w:lang w:val="ru-RU"/>
        </w:rPr>
        <w:t>что</w:t>
      </w:r>
      <w:r w:rsidR="001F5113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F5113">
        <w:rPr>
          <w:rFonts w:ascii="Times New Roman" w:eastAsia="Times New Roman" w:hAnsi="Times New Roman" w:cs="Times New Roman"/>
          <w:sz w:val="28"/>
          <w:szCs w:val="28"/>
          <w:lang w:val="ru-RU"/>
        </w:rPr>
        <w:t>мы</w:t>
      </w:r>
      <w:r w:rsidR="001F5113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F5113"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установим</w:t>
      </w:r>
      <w:r w:rsidR="00FD452A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BB091F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абор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="00BB091F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иблиотек</w:t>
      </w:r>
      <w:r w:rsidR="00BB091F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4E5317">
        <w:rPr>
          <w:rFonts w:ascii="Times New Roman" w:eastAsia="Times New Roman" w:hAnsi="Times New Roman" w:cs="Times New Roman"/>
          <w:sz w:val="28"/>
          <w:szCs w:val="28"/>
        </w:rPr>
        <w:t>Application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4E5317">
        <w:rPr>
          <w:rFonts w:ascii="Times New Roman" w:eastAsia="Times New Roman" w:hAnsi="Times New Roman" w:cs="Times New Roman"/>
          <w:sz w:val="28"/>
          <w:szCs w:val="28"/>
        </w:rPr>
        <w:t>Function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4E5317">
        <w:rPr>
          <w:rFonts w:ascii="Times New Roman" w:eastAsia="Times New Roman" w:hAnsi="Times New Roman" w:cs="Times New Roman"/>
          <w:sz w:val="28"/>
          <w:szCs w:val="28"/>
        </w:rPr>
        <w:t>Library</w:t>
      </w:r>
      <w:r w:rsidR="00655E8E" w:rsidRPr="00733C2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655E8E">
        <w:rPr>
          <w:rFonts w:ascii="Times New Roman" w:eastAsia="Times New Roman" w:hAnsi="Times New Roman" w:cs="Times New Roman"/>
          <w:sz w:val="28"/>
          <w:szCs w:val="28"/>
        </w:rPr>
        <w:t>AFL</w:t>
      </w:r>
      <w:r w:rsidR="00655E8E" w:rsidRPr="00733C23">
        <w:rPr>
          <w:rFonts w:ascii="Times New Roman" w:eastAsia="Times New Roman" w:hAnsi="Times New Roman" w:cs="Times New Roman"/>
          <w:sz w:val="28"/>
          <w:szCs w:val="28"/>
        </w:rPr>
        <w:t>)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091F" w:rsidRPr="00733C23">
        <w:rPr>
          <w:rFonts w:ascii="Times New Roman" w:eastAsia="Times New Roman" w:hAnsi="Times New Roman" w:cs="Times New Roman"/>
          <w:sz w:val="28"/>
          <w:szCs w:val="28"/>
        </w:rPr>
        <w:t>,</w:t>
      </w:r>
      <w:r w:rsidR="00BB091F" w:rsidRPr="004E5317">
        <w:rPr>
          <w:rFonts w:ascii="Times New Roman" w:eastAsia="Times New Roman" w:hAnsi="Times New Roman" w:cs="Times New Roman"/>
          <w:sz w:val="28"/>
          <w:szCs w:val="28"/>
        </w:rPr>
        <w:t> </w:t>
      </w:r>
      <w:r w:rsidR="00A565B9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куда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входят</w:t>
      </w:r>
      <w:r w:rsidR="00BB091F" w:rsidRPr="004E5317">
        <w:rPr>
          <w:rFonts w:ascii="Times New Roman" w:eastAsia="Times New Roman" w:hAnsi="Times New Roman" w:cs="Times New Roman"/>
          <w:sz w:val="28"/>
          <w:szCs w:val="28"/>
        </w:rPr>
        <w:t> Predictive Analysis Library </w:t>
      </w:r>
      <w:r w:rsidR="00BB091F" w:rsidRPr="00733C23">
        <w:rPr>
          <w:rFonts w:ascii="Times New Roman" w:eastAsia="Times New Roman" w:hAnsi="Times New Roman" w:cs="Times New Roman"/>
          <w:sz w:val="28"/>
          <w:szCs w:val="28"/>
        </w:rPr>
        <w:t>(</w:t>
      </w:r>
      <w:r w:rsidR="00BB091F" w:rsidRPr="004E5317">
        <w:rPr>
          <w:rFonts w:ascii="Times New Roman" w:eastAsia="Times New Roman" w:hAnsi="Times New Roman" w:cs="Times New Roman"/>
          <w:sz w:val="28"/>
          <w:szCs w:val="28"/>
        </w:rPr>
        <w:t>PAL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),  </w:t>
      </w:r>
      <w:r w:rsidR="00BB091F" w:rsidRPr="004E5317">
        <w:rPr>
          <w:rFonts w:ascii="Times New Roman" w:eastAsia="Times New Roman" w:hAnsi="Times New Roman" w:cs="Times New Roman"/>
          <w:sz w:val="28"/>
          <w:szCs w:val="28"/>
        </w:rPr>
        <w:t>Business Function Library </w:t>
      </w:r>
      <w:r w:rsidR="00BB091F" w:rsidRPr="00733C23">
        <w:rPr>
          <w:rFonts w:ascii="Times New Roman" w:eastAsia="Times New Roman" w:hAnsi="Times New Roman" w:cs="Times New Roman"/>
          <w:sz w:val="28"/>
          <w:szCs w:val="28"/>
        </w:rPr>
        <w:t>(</w:t>
      </w:r>
      <w:r w:rsidR="00BB091F" w:rsidRPr="004E5317">
        <w:rPr>
          <w:rFonts w:ascii="Times New Roman" w:eastAsia="Times New Roman" w:hAnsi="Times New Roman" w:cs="Times New Roman"/>
          <w:sz w:val="28"/>
          <w:szCs w:val="28"/>
        </w:rPr>
        <w:t>BFL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="007F3182" w:rsidRPr="004E5317">
        <w:rPr>
          <w:rFonts w:ascii="Times New Roman" w:eastAsia="Times New Roman" w:hAnsi="Times New Roman" w:cs="Times New Roman"/>
          <w:sz w:val="28"/>
          <w:szCs w:val="28"/>
        </w:rPr>
        <w:t>Optimization</w:t>
      </w:r>
      <w:r w:rsidR="007F3182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3182" w:rsidRPr="004E5317">
        <w:rPr>
          <w:rFonts w:ascii="Times New Roman" w:eastAsia="Times New Roman" w:hAnsi="Times New Roman" w:cs="Times New Roman"/>
          <w:sz w:val="28"/>
          <w:szCs w:val="28"/>
        </w:rPr>
        <w:t>Function</w:t>
      </w:r>
      <w:r w:rsidR="007F3182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3182" w:rsidRPr="004E5317">
        <w:rPr>
          <w:rFonts w:ascii="Times New Roman" w:eastAsia="Times New Roman" w:hAnsi="Times New Roman" w:cs="Times New Roman"/>
          <w:sz w:val="28"/>
          <w:szCs w:val="28"/>
        </w:rPr>
        <w:t>Library</w:t>
      </w:r>
      <w:r w:rsidR="007F3182" w:rsidRPr="007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>(</w:t>
      </w:r>
      <w:r w:rsidR="00A565B9" w:rsidRPr="004E5317">
        <w:rPr>
          <w:rFonts w:ascii="Times New Roman" w:eastAsia="Times New Roman" w:hAnsi="Times New Roman" w:cs="Times New Roman"/>
          <w:sz w:val="28"/>
          <w:szCs w:val="28"/>
        </w:rPr>
        <w:t>OFL</w:t>
      </w:r>
      <w:r w:rsidR="00A565B9" w:rsidRPr="00733C23">
        <w:rPr>
          <w:rFonts w:ascii="Times New Roman" w:eastAsia="Times New Roman" w:hAnsi="Times New Roman" w:cs="Times New Roman"/>
          <w:sz w:val="28"/>
          <w:szCs w:val="28"/>
        </w:rPr>
        <w:t>)</w:t>
      </w:r>
      <w:r w:rsidR="00442628" w:rsidRPr="00733C2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E1575" w:rsidRDefault="00442628" w:rsidP="00442628">
      <w:pPr>
        <w:shd w:val="clear" w:color="auto" w:fill="FFFFFF"/>
        <w:spacing w:after="0" w:line="240" w:lineRule="auto"/>
        <w:rPr>
          <w:ins w:id="483" w:author="Пользователь Windows" w:date="2020-07-30T15:51:00Z"/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Плагин </w:t>
      </w:r>
      <w:r w:rsidR="00BB091F" w:rsidRPr="00376278">
        <w:rPr>
          <w:rFonts w:ascii="Times New Roman" w:eastAsia="Times New Roman" w:hAnsi="Times New Roman" w:cs="Times New Roman"/>
          <w:sz w:val="28"/>
          <w:szCs w:val="28"/>
          <w:lang w:val="ru-RU"/>
        </w:rPr>
        <w:t>SAP HANA EPM–MD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S предназначен </w:t>
      </w:r>
      <w:r w:rsidR="00860F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получения данных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 различных OLAP источников, а п</w:t>
      </w:r>
      <w:r w:rsidRPr="004426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одсистема расширенных сервисов (Extended Services, XS) </w:t>
      </w:r>
      <w:r w:rsidRPr="00442628">
        <w:rPr>
          <w:rFonts w:ascii="Times New Roman" w:eastAsia="Times New Roman" w:hAnsi="Times New Roman" w:cs="Times New Roman"/>
          <w:sz w:val="28"/>
          <w:szCs w:val="28"/>
          <w:lang w:val="ru-RU"/>
        </w:rPr>
        <w:softHyphen/>
        <w:t xml:space="preserve">— это встроенный </w:t>
      </w:r>
      <w:r w:rsidR="00F724C2">
        <w:fldChar w:fldCharType="begin"/>
      </w:r>
      <w:r w:rsidR="00F724C2" w:rsidRPr="005D3112">
        <w:rPr>
          <w:lang w:val="ru-RU"/>
          <w:rPrChange w:id="484" w:author="Пользователь Windows" w:date="2020-08-01T15:17:00Z">
            <w:rPr/>
          </w:rPrChange>
        </w:rPr>
        <w:instrText xml:space="preserve"> </w:instrText>
      </w:r>
      <w:r w:rsidR="00F724C2">
        <w:instrText>HYPERLINK</w:instrText>
      </w:r>
      <w:r w:rsidR="00F724C2" w:rsidRPr="005D3112">
        <w:rPr>
          <w:lang w:val="ru-RU"/>
          <w:rPrChange w:id="485" w:author="Пользователь Windows" w:date="2020-08-01T15:17:00Z">
            <w:rPr/>
          </w:rPrChange>
        </w:rPr>
        <w:instrText xml:space="preserve"> "</w:instrText>
      </w:r>
      <w:r w:rsidR="00F724C2">
        <w:instrText>https</w:instrText>
      </w:r>
      <w:r w:rsidR="00F724C2" w:rsidRPr="005D3112">
        <w:rPr>
          <w:lang w:val="ru-RU"/>
          <w:rPrChange w:id="486" w:author="Пользователь Windows" w:date="2020-08-01T15:17:00Z">
            <w:rPr/>
          </w:rPrChange>
        </w:rPr>
        <w:instrText>://</w:instrText>
      </w:r>
      <w:r w:rsidR="00F724C2">
        <w:instrText>ru</w:instrText>
      </w:r>
      <w:r w:rsidR="00F724C2" w:rsidRPr="005D3112">
        <w:rPr>
          <w:lang w:val="ru-RU"/>
          <w:rPrChange w:id="487" w:author="Пользователь Windows" w:date="2020-08-01T15:17:00Z">
            <w:rPr/>
          </w:rPrChange>
        </w:rPr>
        <w:instrText>.</w:instrText>
      </w:r>
      <w:r w:rsidR="00F724C2">
        <w:instrText>wikipedia</w:instrText>
      </w:r>
      <w:r w:rsidR="00F724C2" w:rsidRPr="005D3112">
        <w:rPr>
          <w:lang w:val="ru-RU"/>
          <w:rPrChange w:id="488" w:author="Пользователь Windows" w:date="2020-08-01T15:17:00Z">
            <w:rPr/>
          </w:rPrChange>
        </w:rPr>
        <w:instrText>.</w:instrText>
      </w:r>
      <w:r w:rsidR="00F724C2">
        <w:instrText>org</w:instrText>
      </w:r>
      <w:r w:rsidR="00F724C2" w:rsidRPr="005D3112">
        <w:rPr>
          <w:lang w:val="ru-RU"/>
          <w:rPrChange w:id="489" w:author="Пользователь Windows" w:date="2020-08-01T15:17:00Z">
            <w:rPr/>
          </w:rPrChange>
        </w:rPr>
        <w:instrText>/</w:instrText>
      </w:r>
      <w:r w:rsidR="00F724C2">
        <w:instrText>wiki</w:instrText>
      </w:r>
      <w:r w:rsidR="00F724C2" w:rsidRPr="005D3112">
        <w:rPr>
          <w:lang w:val="ru-RU"/>
          <w:rPrChange w:id="490" w:author="Пользователь Windows" w:date="2020-08-01T15:17:00Z">
            <w:rPr/>
          </w:rPrChange>
        </w:rPr>
        <w:instrText>/%</w:instrText>
      </w:r>
      <w:r w:rsidR="00F724C2">
        <w:instrText>D</w:instrText>
      </w:r>
      <w:r w:rsidR="00F724C2" w:rsidRPr="005D3112">
        <w:rPr>
          <w:lang w:val="ru-RU"/>
          <w:rPrChange w:id="491" w:author="Пользователь Windows" w:date="2020-08-01T15:17:00Z">
            <w:rPr/>
          </w:rPrChange>
        </w:rPr>
        <w:instrText>0%92%</w:instrText>
      </w:r>
      <w:r w:rsidR="00F724C2">
        <w:instrText>D</w:instrText>
      </w:r>
      <w:r w:rsidR="00F724C2" w:rsidRPr="005D3112">
        <w:rPr>
          <w:lang w:val="ru-RU"/>
          <w:rPrChange w:id="492" w:author="Пользователь Windows" w:date="2020-08-01T15:17:00Z">
            <w:rPr/>
          </w:rPrChange>
        </w:rPr>
        <w:instrText>0%</w:instrText>
      </w:r>
      <w:r w:rsidR="00F724C2">
        <w:instrText>B</w:instrText>
      </w:r>
      <w:r w:rsidR="00F724C2" w:rsidRPr="005D3112">
        <w:rPr>
          <w:lang w:val="ru-RU"/>
          <w:rPrChange w:id="493" w:author="Пользователь Windows" w:date="2020-08-01T15:17:00Z">
            <w:rPr/>
          </w:rPrChange>
        </w:rPr>
        <w:instrText>5%</w:instrText>
      </w:r>
      <w:r w:rsidR="00F724C2">
        <w:instrText>D</w:instrText>
      </w:r>
      <w:r w:rsidR="00F724C2" w:rsidRPr="005D3112">
        <w:rPr>
          <w:lang w:val="ru-RU"/>
          <w:rPrChange w:id="494" w:author="Пользователь Windows" w:date="2020-08-01T15:17:00Z">
            <w:rPr/>
          </w:rPrChange>
        </w:rPr>
        <w:instrText>0%</w:instrText>
      </w:r>
      <w:r w:rsidR="00F724C2">
        <w:instrText>B</w:instrText>
      </w:r>
      <w:r w:rsidR="00F724C2" w:rsidRPr="005D3112">
        <w:rPr>
          <w:lang w:val="ru-RU"/>
          <w:rPrChange w:id="495" w:author="Пользователь Windows" w:date="2020-08-01T15:17:00Z">
            <w:rPr/>
          </w:rPrChange>
        </w:rPr>
        <w:instrText>1-%</w:instrText>
      </w:r>
      <w:r w:rsidR="00F724C2">
        <w:instrText>D</w:instrText>
      </w:r>
      <w:r w:rsidR="00F724C2" w:rsidRPr="005D3112">
        <w:rPr>
          <w:lang w:val="ru-RU"/>
          <w:rPrChange w:id="496" w:author="Пользователь Windows" w:date="2020-08-01T15:17:00Z">
            <w:rPr/>
          </w:rPrChange>
        </w:rPr>
        <w:instrText>1%81%</w:instrText>
      </w:r>
      <w:r w:rsidR="00F724C2">
        <w:instrText>D</w:instrText>
      </w:r>
      <w:r w:rsidR="00F724C2" w:rsidRPr="005D3112">
        <w:rPr>
          <w:lang w:val="ru-RU"/>
          <w:rPrChange w:id="497" w:author="Пользователь Windows" w:date="2020-08-01T15:17:00Z">
            <w:rPr/>
          </w:rPrChange>
        </w:rPr>
        <w:instrText>0%</w:instrText>
      </w:r>
      <w:r w:rsidR="00F724C2">
        <w:instrText>B</w:instrText>
      </w:r>
      <w:r w:rsidR="00F724C2" w:rsidRPr="005D3112">
        <w:rPr>
          <w:lang w:val="ru-RU"/>
          <w:rPrChange w:id="498" w:author="Пользователь Windows" w:date="2020-08-01T15:17:00Z">
            <w:rPr/>
          </w:rPrChange>
        </w:rPr>
        <w:instrText>5%</w:instrText>
      </w:r>
      <w:r w:rsidR="00F724C2">
        <w:instrText>D</w:instrText>
      </w:r>
      <w:r w:rsidR="00F724C2" w:rsidRPr="005D3112">
        <w:rPr>
          <w:lang w:val="ru-RU"/>
          <w:rPrChange w:id="499" w:author="Пользователь Windows" w:date="2020-08-01T15:17:00Z">
            <w:rPr/>
          </w:rPrChange>
        </w:rPr>
        <w:instrText>1%80%</w:instrText>
      </w:r>
      <w:r w:rsidR="00F724C2">
        <w:instrText>D</w:instrText>
      </w:r>
      <w:r w:rsidR="00F724C2" w:rsidRPr="005D3112">
        <w:rPr>
          <w:lang w:val="ru-RU"/>
          <w:rPrChange w:id="500" w:author="Пользователь Windows" w:date="2020-08-01T15:17:00Z">
            <w:rPr/>
          </w:rPrChange>
        </w:rPr>
        <w:instrText>0%</w:instrText>
      </w:r>
      <w:r w:rsidR="00F724C2">
        <w:instrText>B</w:instrText>
      </w:r>
      <w:r w:rsidR="00F724C2" w:rsidRPr="005D3112">
        <w:rPr>
          <w:lang w:val="ru-RU"/>
          <w:rPrChange w:id="501" w:author="Пользователь Windows" w:date="2020-08-01T15:17:00Z">
            <w:rPr/>
          </w:rPrChange>
        </w:rPr>
        <w:instrText>2%</w:instrText>
      </w:r>
      <w:r w:rsidR="00F724C2">
        <w:instrText>D</w:instrText>
      </w:r>
      <w:r w:rsidR="00F724C2" w:rsidRPr="005D3112">
        <w:rPr>
          <w:lang w:val="ru-RU"/>
          <w:rPrChange w:id="502" w:author="Пользователь Windows" w:date="2020-08-01T15:17:00Z">
            <w:rPr/>
          </w:rPrChange>
        </w:rPr>
        <w:instrText>0%</w:instrText>
      </w:r>
      <w:r w:rsidR="00F724C2">
        <w:instrText>B</w:instrText>
      </w:r>
      <w:r w:rsidR="00F724C2" w:rsidRPr="005D3112">
        <w:rPr>
          <w:lang w:val="ru-RU"/>
          <w:rPrChange w:id="503" w:author="Пользователь Windows" w:date="2020-08-01T15:17:00Z">
            <w:rPr/>
          </w:rPrChange>
        </w:rPr>
        <w:instrText>5%</w:instrText>
      </w:r>
      <w:r w:rsidR="00F724C2">
        <w:instrText>D</w:instrText>
      </w:r>
      <w:r w:rsidR="00F724C2" w:rsidRPr="005D3112">
        <w:rPr>
          <w:lang w:val="ru-RU"/>
          <w:rPrChange w:id="504" w:author="Пользователь Windows" w:date="2020-08-01T15:17:00Z">
            <w:rPr/>
          </w:rPrChange>
        </w:rPr>
        <w:instrText>1%80" \</w:instrText>
      </w:r>
      <w:r w:rsidR="00F724C2">
        <w:instrText>o</w:instrText>
      </w:r>
      <w:r w:rsidR="00F724C2" w:rsidRPr="005D3112">
        <w:rPr>
          <w:lang w:val="ru-RU"/>
          <w:rPrChange w:id="505" w:author="Пользователь Windows" w:date="2020-08-01T15:17:00Z">
            <w:rPr/>
          </w:rPrChange>
        </w:rPr>
        <w:instrText xml:space="preserve"> "Веб-сервер" </w:instrText>
      </w:r>
      <w:r w:rsidR="00F724C2">
        <w:fldChar w:fldCharType="separate"/>
      </w:r>
      <w:r w:rsidRPr="00442628">
        <w:rPr>
          <w:rFonts w:ascii="Times New Roman" w:eastAsia="Times New Roman" w:hAnsi="Times New Roman" w:cs="Times New Roman"/>
          <w:sz w:val="28"/>
          <w:szCs w:val="28"/>
          <w:lang w:val="ru-RU"/>
        </w:rPr>
        <w:t>веб-сервер</w:t>
      </w:r>
      <w:r w:rsidR="00F724C2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ins w:id="506" w:author="Пользователь Windows" w:date="2020-08-17T11:51:00Z">
        <w:r w:rsidR="0020585C" w:rsidRPr="0020585C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07" w:author="Пользователь Windows" w:date="2020-08-17T11:5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20585C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и набор различных компонентов, имеющих</w:t>
        </w:r>
      </w:ins>
      <w:del w:id="508" w:author="Пользователь Windows" w:date="2020-08-17T11:51:00Z">
        <w:r w:rsidRPr="00442628" w:rsidDel="0020585C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 с</w:delText>
        </w:r>
      </w:del>
      <w:r w:rsidRPr="004426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привилегированны</w:t>
      </w:r>
      <w:ins w:id="509" w:author="Пользователь Windows" w:date="2020-08-17T11:51:00Z">
        <w:r w:rsidR="0020585C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й</w:t>
        </w:r>
      </w:ins>
      <w:del w:id="510" w:author="Пользователь Windows" w:date="2020-08-17T11:51:00Z">
        <w:r w:rsidRPr="00442628" w:rsidDel="0020585C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м</w:delText>
        </w:r>
      </w:del>
      <w:r w:rsidRPr="004426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</w:t>
      </w:r>
      <w:del w:id="511" w:author="Пользователь Windows" w:date="2020-08-17T11:51:00Z">
        <w:r w:rsidRPr="00442628" w:rsidDel="0020585C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ом</w:delText>
        </w:r>
      </w:del>
      <w:r w:rsidRPr="004426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базе данных.</w:t>
      </w:r>
    </w:p>
    <w:p w:rsidR="003A39D0" w:rsidRDefault="003A39D0" w:rsidP="00442628">
      <w:pPr>
        <w:shd w:val="clear" w:color="auto" w:fill="FFFFFF"/>
        <w:spacing w:after="0" w:line="240" w:lineRule="auto"/>
        <w:rPr>
          <w:ins w:id="512" w:author="Пользователь Windows" w:date="2020-07-30T15:51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117" w:rsidRDefault="00316117" w:rsidP="00316117">
      <w:pPr>
        <w:spacing w:after="0" w:line="240" w:lineRule="auto"/>
        <w:rPr>
          <w:ins w:id="513" w:author="Пользователь Windows" w:date="2020-07-30T23:59:00Z"/>
          <w:rFonts w:ascii="Times New Roman" w:eastAsia="Times New Roman" w:hAnsi="Times New Roman" w:cs="Times New Roman"/>
          <w:sz w:val="32"/>
          <w:szCs w:val="32"/>
          <w:lang w:val="ru-RU"/>
        </w:rPr>
      </w:pPr>
      <w:ins w:id="514" w:author="Пользователь Windows" w:date="2020-07-30T15:53:00Z">
        <w:r w:rsidRPr="00D74412">
          <w:rPr>
            <w:rFonts w:ascii="Times New Roman" w:eastAsia="Times New Roman" w:hAnsi="Times New Roman" w:cs="Times New Roman"/>
            <w:sz w:val="32"/>
            <w:szCs w:val="32"/>
          </w:rPr>
          <w:t>SAP HANA Interactive Education (</w:t>
        </w:r>
        <w:r>
          <w:rPr>
            <w:rFonts w:ascii="Times New Roman" w:eastAsia="Times New Roman" w:hAnsi="Times New Roman" w:cs="Times New Roman"/>
            <w:sz w:val="32"/>
            <w:szCs w:val="32"/>
          </w:rPr>
          <w:t xml:space="preserve">аббревиатура </w:t>
        </w:r>
        <w:r w:rsidRPr="00D74412">
          <w:rPr>
            <w:rFonts w:ascii="Times New Roman" w:eastAsia="Times New Roman" w:hAnsi="Times New Roman" w:cs="Times New Roman"/>
            <w:sz w:val="32"/>
            <w:szCs w:val="32"/>
          </w:rPr>
          <w:t>SHINE)</w:t>
        </w:r>
        <w:r w:rsidRPr="001801DD">
          <w:rPr>
            <w:rFonts w:ascii="Times New Roman" w:eastAsia="Times New Roman" w:hAnsi="Times New Roman" w:cs="Times New Roman"/>
            <w:sz w:val="32"/>
            <w:szCs w:val="32"/>
          </w:rPr>
          <w:t xml:space="preserve"> – </w:t>
        </w:r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>это</w:t>
        </w:r>
        <w:r w:rsidRPr="001801DD">
          <w:rPr>
            <w:rFonts w:ascii="Times New Roman" w:eastAsia="Times New Roman" w:hAnsi="Times New Roman" w:cs="Times New Roman"/>
            <w:sz w:val="32"/>
            <w:szCs w:val="32"/>
          </w:rPr>
          <w:t xml:space="preserve"> </w:t>
        </w:r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>учебный</w:t>
        </w:r>
        <w:r w:rsidRPr="001801DD">
          <w:rPr>
            <w:rFonts w:ascii="Times New Roman" w:eastAsia="Times New Roman" w:hAnsi="Times New Roman" w:cs="Times New Roman"/>
            <w:sz w:val="32"/>
            <w:szCs w:val="32"/>
          </w:rPr>
          <w:t xml:space="preserve"> </w:t>
        </w:r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>контент</w:t>
        </w:r>
        <w:r w:rsidRPr="00FB3E7C">
          <w:rPr>
            <w:rFonts w:ascii="Times New Roman" w:eastAsia="Times New Roman" w:hAnsi="Times New Roman" w:cs="Times New Roman"/>
            <w:sz w:val="32"/>
            <w:szCs w:val="32"/>
          </w:rPr>
          <w:t xml:space="preserve">. </w:t>
        </w:r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 xml:space="preserve">Таблицы, объекты и тестовые данные  типичны для любой крупной компании имеют цель помочь разработчикам быстрее разобраться в архитектура и принципах работы </w:t>
        </w:r>
        <w:r>
          <w:rPr>
            <w:rFonts w:ascii="Times New Roman" w:eastAsia="Times New Roman" w:hAnsi="Times New Roman" w:cs="Times New Roman"/>
            <w:sz w:val="32"/>
            <w:szCs w:val="32"/>
          </w:rPr>
          <w:t>SAP</w:t>
        </w:r>
        <w:r w:rsidRPr="00FD21CD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32"/>
            <w:szCs w:val="32"/>
          </w:rPr>
          <w:t>HANA</w:t>
        </w:r>
        <w:r w:rsidRPr="00FD21CD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>.</w:t>
        </w:r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 xml:space="preserve"> </w:t>
        </w:r>
        <w:r w:rsidRPr="00316117">
          <w:rPr>
            <w:rFonts w:ascii="Times New Roman" w:eastAsia="Times New Roman" w:hAnsi="Times New Roman" w:cs="Times New Roman"/>
            <w:sz w:val="32"/>
            <w:szCs w:val="32"/>
            <w:lang w:val="ru-RU"/>
            <w:rPrChange w:id="515" w:author="Пользователь Windows" w:date="2020-07-30T15:53:00Z">
              <w:rPr>
                <w:rFonts w:ascii="Times New Roman" w:eastAsia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t>Указываем на необходимость установки данного пакета.</w:t>
        </w:r>
      </w:ins>
    </w:p>
    <w:p w:rsidR="00274196" w:rsidRPr="00274196" w:rsidRDefault="00274196" w:rsidP="00316117">
      <w:pPr>
        <w:spacing w:after="0" w:line="240" w:lineRule="auto"/>
        <w:rPr>
          <w:ins w:id="516" w:author="Пользователь Windows" w:date="2020-07-30T15:53:00Z"/>
          <w:rFonts w:ascii="Times New Roman" w:eastAsia="Times New Roman" w:hAnsi="Times New Roman" w:cs="Times New Roman"/>
          <w:sz w:val="32"/>
          <w:szCs w:val="32"/>
          <w:rPrChange w:id="517" w:author="Пользователь Windows" w:date="2020-07-30T23:59:00Z">
            <w:rPr>
              <w:ins w:id="518" w:author="Пользователь Windows" w:date="2020-07-30T15:53:00Z"/>
              <w:rFonts w:ascii="Times New Roman" w:eastAsia="Times New Roman" w:hAnsi="Times New Roman" w:cs="Times New Roman"/>
              <w:sz w:val="32"/>
              <w:szCs w:val="32"/>
              <w:lang w:val="ru-RU"/>
            </w:rPr>
          </w:rPrChange>
        </w:rPr>
      </w:pPr>
      <w:ins w:id="519" w:author="Пользователь Windows" w:date="2020-07-30T23:59:00Z">
        <w:r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br/>
        </w:r>
        <w:r w:rsidRPr="00274196">
          <w:rPr>
            <w:rFonts w:ascii="Courier New" w:eastAsia="Times New Roman" w:hAnsi="Courier New" w:cs="Courier New"/>
            <w:color w:val="444444"/>
            <w:sz w:val="20"/>
            <w:szCs w:val="20"/>
            <w:rPrChange w:id="520" w:author="Пользователь Windows" w:date="2020-07-30T23:59:00Z">
              <w:rPr>
                <w:rFonts w:ascii="Times New Roman" w:eastAsia="Times New Roman" w:hAnsi="Times New Roman" w:cs="Times New Roman"/>
                <w:sz w:val="32"/>
                <w:szCs w:val="32"/>
              </w:rPr>
            </w:rPrChange>
          </w:rPr>
          <w:t>Install SHINE? : Y</w:t>
        </w:r>
      </w:ins>
    </w:p>
    <w:p w:rsidR="003A39D0" w:rsidRPr="00316117" w:rsidRDefault="003A39D0" w:rsidP="00442628">
      <w:pPr>
        <w:shd w:val="clear" w:color="auto" w:fill="FFFFFF"/>
        <w:spacing w:after="0" w:line="240" w:lineRule="auto"/>
        <w:rPr>
          <w:ins w:id="521" w:author="Пользователь Windows" w:date="2020-07-30T15:52:00Z"/>
          <w:rFonts w:ascii="Times New Roman" w:eastAsia="Times New Roman" w:hAnsi="Times New Roman" w:cs="Times New Roman"/>
          <w:sz w:val="28"/>
          <w:szCs w:val="28"/>
          <w:lang w:val="ru-RU"/>
          <w:rPrChange w:id="522" w:author="Пользователь Windows" w:date="2020-07-30T15:53:00Z">
            <w:rPr>
              <w:ins w:id="523" w:author="Пользователь Windows" w:date="2020-07-30T15:52:00Z"/>
              <w:rFonts w:ascii="Times New Roman" w:eastAsia="Times New Roman" w:hAnsi="Times New Roman" w:cs="Times New Roman"/>
              <w:sz w:val="28"/>
              <w:szCs w:val="28"/>
            </w:rPr>
          </w:rPrChange>
        </w:rPr>
      </w:pPr>
    </w:p>
    <w:p w:rsidR="00316117" w:rsidRPr="00316117" w:rsidRDefault="00316117" w:rsidP="0044262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032B5" w:rsidRPr="004E5317" w:rsidRDefault="00655E8E" w:rsidP="007032B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09764A6" wp14:editId="4B15B66D">
            <wp:extent cx="6152515" cy="236410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F1" w:rsidRPr="00376278" w:rsidRDefault="00E152F1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E1575" w:rsidRDefault="00316117" w:rsidP="005E1575">
      <w:pPr>
        <w:spacing w:after="0" w:line="240" w:lineRule="auto"/>
        <w:rPr>
          <w:ins w:id="524" w:author="Пользователь Windows" w:date="2020-07-30T15:52:00Z"/>
          <w:rFonts w:ascii="Times New Roman" w:eastAsia="Times New Roman" w:hAnsi="Times New Roman" w:cs="Times New Roman"/>
          <w:noProof/>
          <w:sz w:val="28"/>
          <w:szCs w:val="28"/>
        </w:rPr>
      </w:pPr>
      <w:ins w:id="525" w:author="Пользователь Windows" w:date="2020-07-30T15:52:00Z">
        <w:r>
          <w:rPr>
            <w:noProof/>
          </w:rPr>
          <w:drawing>
            <wp:inline distT="0" distB="0" distL="0" distR="0" wp14:anchorId="49DA1028" wp14:editId="762B362C">
              <wp:extent cx="6152515" cy="883920"/>
              <wp:effectExtent l="0" t="0" r="635" b="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883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526" w:author="Пользователь Windows" w:date="2020-07-30T15:52:00Z">
        <w:r w:rsidR="005E1575" w:rsidRPr="0032342F" w:rsidDel="00316117">
          <w:rPr>
            <w:rFonts w:ascii="Times New Roman" w:eastAsia="Times New Roman" w:hAnsi="Times New Roman" w:cs="Times New Roman"/>
            <w:noProof/>
            <w:sz w:val="28"/>
            <w:szCs w:val="28"/>
          </w:rPr>
          <mc:AlternateContent>
            <mc:Choice Requires="wps">
              <w:drawing>
                <wp:inline distT="0" distB="0" distL="0" distR="0">
                  <wp:extent cx="304800" cy="304800"/>
                  <wp:effectExtent l="0" t="0" r="0" b="0"/>
                  <wp:docPr id="11" name="Rectangle 11" descr="https://www.evernote.com/shard/s61/res/36edb887-08bf-45e5-89b0-e63fd2ea0d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26AA0A7" id="Rectangle 11" o:spid="_x0000_s1026" alt="https://www.evernote.com/shard/s61/res/36edb887-08bf-45e5-89b0-e63fd2ea0d0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IckMcftAgAADQYAAA4AAAAA&#10;AAAAAAAAAAAALgIAAGRycy9lMm9Eb2MueG1sUEsBAi0AFAAGAAgAAAAhAEyg6SzYAAAAAwEAAA8A&#10;AAAAAAAAAAAAAAAARwUAAGRycy9kb3ducmV2LnhtbFBLBQYAAAAABAAEAPMAAABMBgAAAAA=&#10;" filled="f" stroked="f">
                  <o:lock v:ext="edit" aspectratio="t"/>
                  <w10:anchorlock/>
                </v:rect>
              </w:pict>
            </mc:Fallback>
          </mc:AlternateContent>
        </w:r>
      </w:del>
    </w:p>
    <w:p w:rsidR="00316117" w:rsidRDefault="00316117" w:rsidP="005E1575">
      <w:pPr>
        <w:spacing w:after="0" w:line="240" w:lineRule="auto"/>
        <w:rPr>
          <w:ins w:id="527" w:author="Пользователь Windows" w:date="2020-07-30T15:52:00Z"/>
          <w:rFonts w:ascii="Times New Roman" w:eastAsia="Times New Roman" w:hAnsi="Times New Roman" w:cs="Times New Roman"/>
          <w:noProof/>
          <w:sz w:val="28"/>
          <w:szCs w:val="28"/>
        </w:rPr>
      </w:pPr>
    </w:p>
    <w:p w:rsidR="00316117" w:rsidRPr="0057481A" w:rsidRDefault="00316117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6AD" w:rsidRPr="00B208A4" w:rsidRDefault="00A33860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Указываем мастер-па</w:t>
      </w:r>
      <w:r w:rsidR="00F8395B">
        <w:rPr>
          <w:rFonts w:ascii="Times New Roman" w:eastAsia="Times New Roman" w:hAnsi="Times New Roman" w:cs="Times New Roman"/>
          <w:sz w:val="28"/>
          <w:szCs w:val="28"/>
          <w:lang w:val="ru-RU"/>
        </w:rPr>
        <w:t>роль для пользователей, которые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</w:t>
      </w:r>
      <w:r w:rsidR="00F8395B">
        <w:rPr>
          <w:rFonts w:ascii="Times New Roman" w:eastAsia="Times New Roman" w:hAnsi="Times New Roman" w:cs="Times New Roman"/>
          <w:sz w:val="28"/>
          <w:szCs w:val="28"/>
          <w:lang w:val="ru-RU"/>
        </w:rPr>
        <w:t>здаются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 время инсталляции</w:t>
      </w:r>
      <w:r w:rsidR="00F8395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8395B">
        <w:rPr>
          <w:rFonts w:ascii="Times New Roman" w:eastAsia="Times New Roman" w:hAnsi="Times New Roman" w:cs="Times New Roman"/>
          <w:sz w:val="28"/>
          <w:szCs w:val="28"/>
        </w:rPr>
        <w:t>SAP</w:t>
      </w:r>
      <w:r w:rsidR="00F8395B" w:rsidRPr="00F8395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8395B">
        <w:rPr>
          <w:rFonts w:ascii="Times New Roman" w:eastAsia="Times New Roman" w:hAnsi="Times New Roman" w:cs="Times New Roman"/>
          <w:sz w:val="28"/>
          <w:szCs w:val="28"/>
        </w:rPr>
        <w:t>HANA</w:t>
      </w:r>
      <w:ins w:id="528" w:author="Пользователь Windows" w:date="2020-08-01T10:09:00Z">
        <w:r w:rsidR="00ED05E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</w:ins>
      <w:r w:rsidR="005E1575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DF113F" w:rsidDel="00ED05EA" w:rsidRDefault="00ED05EA" w:rsidP="005E1575">
      <w:pPr>
        <w:spacing w:after="0" w:line="240" w:lineRule="auto"/>
        <w:rPr>
          <w:del w:id="529" w:author="Пользователь Windows" w:date="2020-08-09T01:11:00Z"/>
          <w:rFonts w:ascii="Times New Roman" w:eastAsia="Times New Roman" w:hAnsi="Times New Roman" w:cs="Times New Roman"/>
          <w:sz w:val="28"/>
          <w:szCs w:val="28"/>
          <w:lang w:val="ru-RU"/>
        </w:rPr>
      </w:pPr>
      <w:ins w:id="530" w:author="Пользователь Windows" w:date="2020-08-09T01:10:00Z"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Поскольку мы выбрали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SID</w:t>
        </w:r>
        <w:r w:rsidRPr="00ED05E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31" w:author="Пользователь Windows" w:date="2020-08-09T01:10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– 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HXE</w:t>
        </w:r>
        <w:r w:rsidRPr="00ED05E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32" w:author="Пользователь Windows" w:date="2020-08-09T01:10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, </w:t>
        </w:r>
      </w:ins>
      <w:r w:rsidR="00DF113F" w:rsidRPr="00DF113F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r w:rsidR="00DF113F">
        <w:rPr>
          <w:rFonts w:ascii="Times New Roman" w:eastAsia="Times New Roman" w:hAnsi="Times New Roman" w:cs="Times New Roman"/>
          <w:sz w:val="28"/>
          <w:szCs w:val="28"/>
        </w:rPr>
        <w:t>sid</w:t>
      </w:r>
      <w:r w:rsidR="00DF113F" w:rsidRPr="00DF113F">
        <w:rPr>
          <w:rFonts w:ascii="Times New Roman" w:eastAsia="Times New Roman" w:hAnsi="Times New Roman" w:cs="Times New Roman"/>
          <w:sz w:val="28"/>
          <w:szCs w:val="28"/>
          <w:lang w:val="ru-RU"/>
        </w:rPr>
        <w:t>&gt;</w:t>
      </w:r>
      <w:r w:rsidR="00DF113F">
        <w:rPr>
          <w:rFonts w:ascii="Times New Roman" w:eastAsia="Times New Roman" w:hAnsi="Times New Roman" w:cs="Times New Roman"/>
          <w:sz w:val="28"/>
          <w:szCs w:val="28"/>
        </w:rPr>
        <w:t>adm</w:t>
      </w:r>
      <w:r w:rsidR="00DF113F" w:rsidRPr="00DF11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DF113F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</w:t>
      </w:r>
      <w:ins w:id="533" w:author="Пользователь Windows" w:date="2020-08-09T01:10:00Z">
        <w:r w:rsidRPr="00ED05E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34" w:author="Пользователь Windows" w:date="2020-08-09T01:10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del w:id="535" w:author="Пользователь Windows" w:date="2020-08-09T01:10:00Z">
        <w:r w:rsidR="00DF113F" w:rsidDel="00ED05E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</w:delText>
        </w:r>
        <w:r w:rsidR="00DF113F" w:rsidDel="00ED05EA">
          <w:rPr>
            <w:rFonts w:ascii="Times New Roman" w:eastAsia="Times New Roman" w:hAnsi="Times New Roman" w:cs="Times New Roman"/>
            <w:sz w:val="28"/>
            <w:szCs w:val="28"/>
          </w:rPr>
          <w:delText>hxeadm</w:delText>
        </w:r>
        <w:r w:rsidR="00DF113F" w:rsidDel="00ED05E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</w:delText>
        </w:r>
      </w:del>
      <w:r w:rsidR="00DF11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уровне операционной системы </w:t>
      </w:r>
      <w:ins w:id="536" w:author="Пользователь Windows" w:date="2020-08-09T01:10:00Z"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будет </w:t>
        </w:r>
      </w:ins>
      <w:ins w:id="537" w:author="Пользователь Windows" w:date="2020-08-09T01:11:00Z">
        <w:r>
          <w:rPr>
            <w:rFonts w:ascii="Times New Roman" w:eastAsia="Times New Roman" w:hAnsi="Times New Roman" w:cs="Times New Roman"/>
            <w:sz w:val="28"/>
            <w:szCs w:val="28"/>
          </w:rPr>
          <w:t>hxeadm</w:t>
        </w:r>
        <w:r w:rsidRPr="00ED05EA">
          <w:rPr>
            <w:rFonts w:ascii="Times New Roman" w:eastAsia="Times New Roman" w:hAnsi="Times New Roman" w:cs="Times New Roman"/>
            <w:sz w:val="28"/>
            <w:szCs w:val="28"/>
            <w:lang w:val="ru-RU"/>
            <w:rPrChange w:id="538" w:author="Пользователь Windows" w:date="2020-08-09T01:11:00Z">
              <w:rPr>
                <w:rFonts w:ascii="Times New Roman" w:eastAsia="Times New Roman" w:hAnsi="Times New Roman" w:cs="Times New Roman"/>
                <w:sz w:val="28"/>
                <w:szCs w:val="28"/>
              </w:rPr>
            </w:rPrChange>
          </w:rPr>
          <w:t xml:space="preserve">. </w:t>
        </w:r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Указанный мастер-пароль также применитья и к</w:t>
        </w:r>
      </w:ins>
      <w:del w:id="539" w:author="Пользователь Windows" w:date="2020-08-01T10:09:00Z">
        <w:r w:rsidR="00DF113F" w:rsidDel="009326F2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и</w:delText>
        </w:r>
      </w:del>
      <w:ins w:id="540" w:author="Пользователь Windows" w:date="2020-08-09T01:11:00Z">
        <w:r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</w:ins>
    </w:p>
    <w:p w:rsidR="00DF113F" w:rsidRPr="00DF113F" w:rsidRDefault="00DF113F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</w:t>
      </w:r>
      <w:del w:id="541" w:author="Пользователь Windows" w:date="2020-08-09T01:11:00Z">
        <w:r w:rsidDel="00ED05E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и</w:delText>
        </w:r>
      </w:del>
      <w:ins w:id="542" w:author="Пользователь Windows" w:date="2020-08-21T15:55:00Z">
        <w:r w:rsidR="00E661D6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ю </w:t>
        </w:r>
      </w:ins>
      <w:del w:id="543" w:author="Пользователь Windows" w:date="2020-08-21T15:55:00Z">
        <w:r w:rsidDel="00E661D6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</w:delText>
        </w:r>
      </w:del>
      <w:ins w:id="544" w:author="Пользователь Windows" w:date="2020-08-01T15:20:00Z">
        <w:r w:rsidR="005D3112">
          <w:rPr>
            <w:rFonts w:ascii="Times New Roman" w:eastAsia="Times New Roman" w:hAnsi="Times New Roman" w:cs="Times New Roman"/>
            <w:sz w:val="28"/>
            <w:szCs w:val="28"/>
          </w:rPr>
          <w:t>SYSTEM</w:t>
        </w:r>
      </w:ins>
      <w:del w:id="545" w:author="Пользователь Windows" w:date="2020-08-21T15:55:00Z">
        <w:r w:rsidDel="00E661D6">
          <w:rPr>
            <w:rFonts w:ascii="Times New Roman" w:eastAsia="Times New Roman" w:hAnsi="Times New Roman" w:cs="Times New Roman"/>
            <w:sz w:val="28"/>
            <w:szCs w:val="28"/>
          </w:rPr>
          <w:delText>XSA</w:delText>
        </w:r>
        <w:r w:rsidRPr="00DF113F" w:rsidDel="00E661D6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_</w:delText>
        </w:r>
        <w:r w:rsidDel="00E661D6">
          <w:rPr>
            <w:rFonts w:ascii="Times New Roman" w:eastAsia="Times New Roman" w:hAnsi="Times New Roman" w:cs="Times New Roman"/>
            <w:sz w:val="28"/>
            <w:szCs w:val="28"/>
          </w:rPr>
          <w:delText>ADMIN</w:delText>
        </w:r>
        <w:r w:rsidRPr="00DF113F" w:rsidDel="00E661D6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 xml:space="preserve"> и </w:delText>
        </w:r>
        <w:r w:rsidDel="00E661D6">
          <w:rPr>
            <w:rFonts w:ascii="Times New Roman" w:eastAsia="Times New Roman" w:hAnsi="Times New Roman" w:cs="Times New Roman"/>
            <w:sz w:val="28"/>
            <w:szCs w:val="28"/>
          </w:rPr>
          <w:delText>XSA</w:delText>
        </w:r>
        <w:r w:rsidRPr="00DF113F" w:rsidDel="00E661D6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delText>_</w:delText>
        </w:r>
        <w:r w:rsidDel="00E661D6">
          <w:rPr>
            <w:rFonts w:ascii="Times New Roman" w:eastAsia="Times New Roman" w:hAnsi="Times New Roman" w:cs="Times New Roman"/>
            <w:sz w:val="28"/>
            <w:szCs w:val="28"/>
          </w:rPr>
          <w:delText>DEV</w:delText>
        </w:r>
      </w:del>
      <w:r w:rsidRPr="00DF11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уровне базы данных.</w:t>
      </w:r>
    </w:p>
    <w:p w:rsidR="005E1575" w:rsidRPr="0032342F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Rectangle 10" descr="https://www.evernote.com/shard/s61/res/d3f456cd-4293-4ea3-b21f-bae91a5b50d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4C35D1" id="Rectangle 10" o:spid="_x0000_s1026" alt="https://www.evernote.com/shard/s61/res/d3f456cd-4293-4ea3-b21f-bae91a5b50d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DmzRab6wIAAA0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  <w:r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9D56AD">
        <w:rPr>
          <w:noProof/>
        </w:rPr>
        <w:drawing>
          <wp:inline distT="0" distB="0" distL="0" distR="0" wp14:anchorId="077555EF" wp14:editId="00F91FC9">
            <wp:extent cx="6152515" cy="259143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DF113F" w:rsidRDefault="00DF113F" w:rsidP="005E1575">
      <w:pPr>
        <w:spacing w:after="0" w:line="240" w:lineRule="auto"/>
        <w:rPr>
          <w:ins w:id="546" w:author="Пользователь Windows" w:date="2020-08-21T15:54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E661D6" w:rsidRDefault="00E661D6" w:rsidP="005E1575">
      <w:pPr>
        <w:spacing w:after="0" w:line="240" w:lineRule="auto"/>
        <w:rPr>
          <w:ins w:id="547" w:author="Пользователь Windows" w:date="2020-08-21T15:54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E661D6" w:rsidRDefault="00E661D6" w:rsidP="005E1575">
      <w:pPr>
        <w:spacing w:after="0" w:line="240" w:lineRule="auto"/>
        <w:rPr>
          <w:ins w:id="548" w:author="Пользователь Windows" w:date="2020-08-21T15:55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A25739" w:rsidRDefault="00A25739" w:rsidP="005E1575">
      <w:pPr>
        <w:spacing w:after="0" w:line="240" w:lineRule="auto"/>
        <w:rPr>
          <w:ins w:id="549" w:author="Пользователь Windows" w:date="2020-08-21T15:54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A25739" w:rsidRDefault="00A25739" w:rsidP="005E1575">
      <w:pPr>
        <w:spacing w:after="0" w:line="240" w:lineRule="auto"/>
        <w:rPr>
          <w:ins w:id="550" w:author="Пользователь Windows" w:date="2020-08-21T15:55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A25739" w:rsidRPr="00A25739" w:rsidRDefault="00A25739" w:rsidP="005E1575">
      <w:pPr>
        <w:spacing w:after="0" w:line="240" w:lineRule="auto"/>
        <w:rPr>
          <w:ins w:id="551" w:author="Пользователь Windows" w:date="2020-08-21T15:56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ru-RU"/>
          <w:rPrChange w:id="552" w:author="Пользователь Windows" w:date="2020-08-21T15:57:00Z">
            <w:rPr>
              <w:ins w:id="553" w:author="Пользователь Windows" w:date="2020-08-21T15:56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</w:rPr>
          </w:rPrChange>
        </w:rPr>
      </w:pPr>
      <w:ins w:id="554" w:author="Пользователь Windows" w:date="2020-08-21T15:55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t xml:space="preserve">В процессе установки  </w:t>
        </w:r>
      </w:ins>
      <w:ins w:id="555" w:author="Пользователь Windows" w:date="2020-08-21T15:56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XSA</w:t>
        </w:r>
        <w:r w:rsidRPr="00A25739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  <w:rPrChange w:id="556" w:author="Пользователь Windows" w:date="2020-08-21T15:56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</w:rPr>
            </w:rPrChange>
          </w:rPr>
          <w:t xml:space="preserve"> </w:t>
        </w:r>
      </w:ins>
      <w:ins w:id="557" w:author="Пользователь Windows" w:date="2020-08-21T15:55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t>потребуется также задать м</w:t>
        </w:r>
      </w:ins>
      <w:ins w:id="558" w:author="Пользователь Windows" w:date="2020-08-21T15:56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t xml:space="preserve">астер-пароль от пользователей 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XSA</w:t>
        </w:r>
        <w:r w:rsidRPr="00A25739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  <w:rPrChange w:id="559" w:author="Пользователь Windows" w:date="2020-08-21T15:57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</w:rPr>
            </w:rPrChange>
          </w:rPr>
          <w:t>_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ADMIN</w:t>
        </w:r>
        <w:r w:rsidRPr="00A25739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  <w:rPrChange w:id="560" w:author="Пользователь Windows" w:date="2020-08-21T15:57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</w:rPr>
            </w:rPrChange>
          </w:rPr>
          <w:t xml:space="preserve">, </w:t>
        </w:r>
      </w:ins>
      <w:ins w:id="561" w:author="Пользователь Windows" w:date="2020-08-21T15:57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XSA</w:t>
        </w:r>
        <w:r w:rsidRPr="00B11D8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  <w:rPrChange w:id="562" w:author="Пользователь Windows" w:date="2020-08-21T15:57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</w:rPr>
            </w:rPrChange>
          </w:rPr>
          <w:t>_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DEV</w:t>
        </w:r>
        <w:r w:rsidRPr="00B11D8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  <w:rPrChange w:id="563" w:author="Пользователь Windows" w:date="2020-08-21T15:57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</w:rPr>
            </w:rPrChange>
          </w:rPr>
          <w:t xml:space="preserve">, </w:t>
        </w:r>
      </w:ins>
      <w:ins w:id="564" w:author="Пользователь Windows" w:date="2020-08-21T15:56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TEL</w:t>
        </w:r>
        <w:r w:rsidRPr="00A25739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  <w:rPrChange w:id="565" w:author="Пользователь Windows" w:date="2020-08-21T15:57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</w:rPr>
            </w:rPrChange>
          </w:rPr>
          <w:t>_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t>ADMIN</w:t>
        </w:r>
      </w:ins>
    </w:p>
    <w:p w:rsidR="00E661D6" w:rsidRPr="00A25739" w:rsidRDefault="00E661D6" w:rsidP="005E1575">
      <w:pPr>
        <w:spacing w:after="0" w:line="240" w:lineRule="auto"/>
        <w:rPr>
          <w:ins w:id="566" w:author="Пользователь Windows" w:date="2020-08-21T15:54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ru-RU"/>
          <w:rPrChange w:id="567" w:author="Пользователь Windows" w:date="2020-08-21T15:56:00Z">
            <w:rPr>
              <w:ins w:id="568" w:author="Пользователь Windows" w:date="2020-08-21T15:54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</w:rPr>
          </w:rPrChange>
        </w:rPr>
      </w:pPr>
      <w:ins w:id="569" w:author="Пользователь Windows" w:date="2020-08-21T15:54:00Z">
        <w:r>
          <w:rPr>
            <w:noProof/>
          </w:rPr>
          <w:lastRenderedPageBreak/>
          <w:drawing>
            <wp:inline distT="0" distB="0" distL="0" distR="0" wp14:anchorId="446168D0" wp14:editId="67FECD1A">
              <wp:extent cx="6152515" cy="3856355"/>
              <wp:effectExtent l="0" t="0" r="635" b="0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856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661D6" w:rsidRPr="00A25739" w:rsidRDefault="00E661D6" w:rsidP="005E157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ru-RU"/>
          <w:rPrChange w:id="570" w:author="Пользователь Windows" w:date="2020-08-21T15:56:00Z">
            <w:rPr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</w:rPr>
          </w:rPrChange>
        </w:rPr>
      </w:pPr>
    </w:p>
    <w:p w:rsidR="00F70FED" w:rsidRDefault="00F70FED" w:rsidP="005E1575">
      <w:pPr>
        <w:spacing w:after="0" w:line="240" w:lineRule="auto"/>
        <w:rPr>
          <w:ins w:id="571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ru-RU"/>
        </w:rPr>
      </w:pPr>
      <w:ins w:id="572" w:author="Пользователь Windows" w:date="2020-07-28T23:00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t>Процесс инсталяции.</w:t>
        </w:r>
      </w:ins>
    </w:p>
    <w:p w:rsidR="00F70FED" w:rsidRPr="00F70FED" w:rsidRDefault="00F70FED" w:rsidP="005E1575">
      <w:pPr>
        <w:spacing w:after="0" w:line="240" w:lineRule="auto"/>
        <w:rPr>
          <w:ins w:id="573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ru-RU"/>
          <w:rPrChange w:id="574" w:author="Пользователь Windows" w:date="2020-07-28T23:00:00Z">
            <w:rPr>
              <w:ins w:id="575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</w:rPr>
          </w:rPrChange>
        </w:rPr>
      </w:pPr>
      <w:ins w:id="576" w:author="Пользователь Windows" w:date="2020-07-28T23:00:00Z">
        <w:r>
          <w:rPr>
            <w:noProof/>
          </w:rPr>
          <w:drawing>
            <wp:inline distT="0" distB="0" distL="0" distR="0" wp14:anchorId="49A1ED2F" wp14:editId="4552B6A0">
              <wp:extent cx="6152515" cy="3063875"/>
              <wp:effectExtent l="0" t="0" r="635" b="3175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063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34F00" w:rsidRPr="00624924" w:rsidDel="00F70FED" w:rsidRDefault="009C2635" w:rsidP="005E1575">
      <w:pPr>
        <w:spacing w:after="0" w:line="240" w:lineRule="auto"/>
        <w:rPr>
          <w:del w:id="577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578" w:author="Пользователь Windows" w:date="2020-08-01T00:40:00Z">
            <w:rPr>
              <w:del w:id="579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del w:id="580" w:author="Пользователь Windows" w:date="2020-07-28T23:00:00Z"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SAP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HANA</w:delText>
        </w:r>
        <w:r w:rsidR="003F2AC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3F2AC2" w:rsidRPr="003F2AC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XS</w:delText>
        </w:r>
        <w:r w:rsidR="003F2AC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3F2AC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Express</w:delText>
        </w:r>
        <w:r w:rsidR="003F2AC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3F2AC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Edition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5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официально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6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поддерживает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7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только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3F2AC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платный</w:delText>
        </w:r>
        <w:r w:rsidR="003F2AC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8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3F2AC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дистрибутив</w:delText>
        </w:r>
        <w:r w:rsidR="003F2AC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C42032" w:rsidRPr="00C4203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SLES</w:delText>
        </w:r>
        <w:r w:rsidR="00C4203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(</w:delText>
        </w:r>
        <w:r w:rsidR="00C4203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SUSE</w:delText>
        </w:r>
        <w:r w:rsidR="00C4203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C4203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Linux</w:delText>
        </w:r>
        <w:r w:rsidR="00C4203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C4203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Enterprise</w:delText>
        </w:r>
        <w:r w:rsidR="00C4203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C4203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Server</w:delText>
        </w:r>
        <w:r w:rsidR="00C4203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5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) </w:delText>
        </w:r>
        <w:r w:rsidR="00BF51EC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Д</w:delText>
        </w:r>
        <w:r w:rsidR="00234F00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ля</w:delText>
        </w:r>
        <w:r w:rsidR="00234F00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6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E941AB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всех</w:delText>
        </w:r>
        <w:r w:rsidR="00E941AB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7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F43F3C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остальных</w:delText>
        </w:r>
        <w:r w:rsidR="00F43F3C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F43F3C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дистрибутивов</w:delText>
        </w:r>
        <w:r w:rsidR="00F43F3C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59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F43F3C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м</w:delText>
        </w:r>
        <w:r w:rsidR="00BF51EC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ожет</w:delText>
        </w:r>
        <w:r w:rsidR="00234F00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0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234F00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потребоваться</w:delText>
        </w:r>
        <w:r w:rsidR="00234F00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0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234F00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ряд</w:delText>
        </w:r>
        <w:r w:rsidR="00234F00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0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BF51EC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дополнительных</w:delText>
        </w:r>
        <w:r w:rsidR="00BF51EC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0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234F00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шагов</w:delText>
        </w:r>
        <w:r w:rsidR="00234F00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0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.</w:delText>
        </w:r>
      </w:del>
    </w:p>
    <w:p w:rsidR="00234F00" w:rsidRPr="00624924" w:rsidDel="00F70FED" w:rsidRDefault="00234F00" w:rsidP="005E1575">
      <w:pPr>
        <w:spacing w:after="0" w:line="240" w:lineRule="auto"/>
        <w:rPr>
          <w:del w:id="605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06" w:author="Пользователь Windows" w:date="2020-08-01T00:40:00Z">
            <w:rPr>
              <w:del w:id="607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E941AB" w:rsidRPr="00624924" w:rsidDel="00F70FED" w:rsidRDefault="00F43F3C" w:rsidP="00E941AB">
      <w:pPr>
        <w:shd w:val="clear" w:color="auto" w:fill="FFFFFF"/>
        <w:spacing w:after="0" w:line="240" w:lineRule="auto"/>
        <w:rPr>
          <w:del w:id="608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09" w:author="Пользователь Windows" w:date="2020-08-01T00:40:00Z">
            <w:rPr>
              <w:del w:id="610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del w:id="611" w:author="Пользователь Windows" w:date="2020-07-28T23:00:00Z">
        <w:r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Например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1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, 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1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в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1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случае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15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80548F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</w:delText>
        </w:r>
        <w:r w:rsidR="0080548F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16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425D82" w:rsidRPr="00425D8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openSUSE</w:delText>
        </w:r>
        <w:r w:rsidR="00425D8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17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установка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1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425D82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может</w:delText>
        </w:r>
        <w:r w:rsidR="00425D8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1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425D82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прерыва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т</w:delText>
        </w:r>
        <w:r w:rsidR="00425D82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ь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ся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2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2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9B01B7" w:rsidRPr="00B208A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ошибкой</w:delText>
        </w:r>
        <w:r w:rsidR="009B01B7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2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:</w:delText>
        </w:r>
      </w:del>
    </w:p>
    <w:p w:rsidR="002A1AE3" w:rsidRPr="00624924" w:rsidDel="00F70FED" w:rsidRDefault="002A1AE3" w:rsidP="00E941AB">
      <w:pPr>
        <w:shd w:val="clear" w:color="auto" w:fill="FFFFFF"/>
        <w:spacing w:after="0" w:line="240" w:lineRule="auto"/>
        <w:rPr>
          <w:del w:id="623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24" w:author="Пользователь Windows" w:date="2020-08-01T00:40:00Z">
            <w:rPr>
              <w:del w:id="625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2A1AE3" w:rsidRPr="00624924" w:rsidDel="00F70FED" w:rsidRDefault="002A1AE3" w:rsidP="00E941AB">
      <w:pPr>
        <w:shd w:val="clear" w:color="auto" w:fill="FFFFFF"/>
        <w:spacing w:after="0" w:line="240" w:lineRule="auto"/>
        <w:rPr>
          <w:del w:id="626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27" w:author="Пользователь Windows" w:date="2020-08-01T00:40:00Z">
            <w:rPr>
              <w:del w:id="628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del w:id="629" w:author="Пользователь Windows" w:date="2020-07-28T23:00:00Z">
        <w:r w:rsidDel="00F70FED">
          <w:rPr>
            <w:noProof/>
          </w:rPr>
          <w:drawing>
            <wp:inline distT="0" distB="0" distL="0" distR="0" wp14:anchorId="40B76CAA" wp14:editId="57D09FB5">
              <wp:extent cx="6152515" cy="1962150"/>
              <wp:effectExtent l="0" t="0" r="635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1962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2A1AE3" w:rsidRPr="00624924" w:rsidDel="00F70FED" w:rsidRDefault="002A1AE3" w:rsidP="00E941AB">
      <w:pPr>
        <w:shd w:val="clear" w:color="auto" w:fill="FFFFFF"/>
        <w:spacing w:after="0" w:line="240" w:lineRule="auto"/>
        <w:rPr>
          <w:del w:id="630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31" w:author="Пользователь Windows" w:date="2020-08-01T00:40:00Z">
            <w:rPr>
              <w:del w:id="632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2A1AE3" w:rsidRPr="00624924" w:rsidDel="00F70FED" w:rsidRDefault="002A1AE3" w:rsidP="00E941AB">
      <w:pPr>
        <w:shd w:val="clear" w:color="auto" w:fill="FFFFFF"/>
        <w:spacing w:after="0" w:line="240" w:lineRule="auto"/>
        <w:rPr>
          <w:del w:id="633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34" w:author="Пользователь Windows" w:date="2020-08-01T00:40:00Z">
            <w:rPr>
              <w:del w:id="635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del w:id="636" w:author="Пользователь Windows" w:date="2020-07-28T23:00:00Z"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Открываем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37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log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3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-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файл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3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4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более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4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детальной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4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информацией</w:delText>
        </w:r>
      </w:del>
    </w:p>
    <w:p w:rsidR="002A1AE3" w:rsidRPr="00624924" w:rsidDel="00F70FED" w:rsidRDefault="002A1AE3" w:rsidP="00E941AB">
      <w:pPr>
        <w:shd w:val="clear" w:color="auto" w:fill="FFFFFF"/>
        <w:spacing w:after="0" w:line="240" w:lineRule="auto"/>
        <w:rPr>
          <w:del w:id="643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44" w:author="Пользователь Windows" w:date="2020-08-01T00:40:00Z">
            <w:rPr>
              <w:del w:id="645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2A1AE3" w:rsidRPr="00624924" w:rsidDel="00F70FED" w:rsidRDefault="002A1AE3" w:rsidP="00E941AB">
      <w:pPr>
        <w:shd w:val="clear" w:color="auto" w:fill="FFFFFF"/>
        <w:spacing w:after="0" w:line="240" w:lineRule="auto"/>
        <w:rPr>
          <w:del w:id="646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47" w:author="Пользователь Windows" w:date="2020-08-01T00:40:00Z">
            <w:rPr>
              <w:del w:id="648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E941AB" w:rsidDel="00F70FED" w:rsidRDefault="00E941AB" w:rsidP="00E941AB">
      <w:pPr>
        <w:shd w:val="clear" w:color="auto" w:fill="FFFFFF"/>
        <w:spacing w:after="0" w:line="240" w:lineRule="auto"/>
        <w:rPr>
          <w:del w:id="649" w:author="Пользователь Windows" w:date="2020-07-28T23:00:00Z"/>
          <w:rFonts w:ascii="Arial" w:eastAsia="Times New Roman" w:hAnsi="Arial" w:cs="Arial"/>
          <w:i/>
          <w:iCs/>
          <w:color w:val="3C3C3C"/>
          <w:sz w:val="21"/>
          <w:szCs w:val="21"/>
          <w:bdr w:val="none" w:sz="0" w:space="0" w:color="auto" w:frame="1"/>
        </w:rPr>
      </w:pPr>
      <w:del w:id="650" w:author="Пользователь Windows" w:date="2020-07-28T23:00:00Z"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bdr w:val="none" w:sz="0" w:space="0" w:color="auto" w:frame="1"/>
          </w:rPr>
          <w:delText>/usr/sap/HXE/SYS/global/security/rsecssfs/data/SSFS_HXE.DAT” does not exist (this is not an error per se: a non-existing data file is a valid situation and treated equally as one without entries) &lt;– SSFS-1440: File “/usr/sap/HXE/SYS/global/security/rsecssfs/data/SSFS_HXE.DAT” cannot be opened in mode “rb”: No such file or directory (errno = 2)</w:delText>
        </w:r>
        <w:r w:rsidR="009B01B7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bdr w:val="none" w:sz="0" w:space="0" w:color="auto" w:frame="1"/>
          </w:rPr>
          <w:delText>”</w:delText>
        </w:r>
      </w:del>
    </w:p>
    <w:p w:rsidR="009B01B7" w:rsidDel="00F70FED" w:rsidRDefault="009B01B7" w:rsidP="00E941AB">
      <w:pPr>
        <w:shd w:val="clear" w:color="auto" w:fill="FFFFFF"/>
        <w:spacing w:after="100" w:line="240" w:lineRule="auto"/>
        <w:rPr>
          <w:del w:id="651" w:author="Пользователь Windows" w:date="2020-07-28T23:00:00Z"/>
          <w:rFonts w:ascii="Arial" w:eastAsia="Times New Roman" w:hAnsi="Arial" w:cs="Arial"/>
          <w:b/>
          <w:bCs/>
          <w:color w:val="3C3C3C"/>
          <w:sz w:val="21"/>
          <w:szCs w:val="21"/>
          <w:bdr w:val="none" w:sz="0" w:space="0" w:color="auto" w:frame="1"/>
        </w:rPr>
      </w:pPr>
    </w:p>
    <w:p w:rsidR="009B01B7" w:rsidRPr="00624924" w:rsidDel="00F70FED" w:rsidRDefault="00C246BD" w:rsidP="00C246BD">
      <w:pPr>
        <w:shd w:val="clear" w:color="auto" w:fill="FFFFFF"/>
        <w:spacing w:after="100" w:line="240" w:lineRule="auto"/>
        <w:rPr>
          <w:del w:id="652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653" w:author="Пользователь Windows" w:date="2020-08-01T00:40:00Z">
            <w:rPr>
              <w:del w:id="654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del w:id="655" w:author="Пользователь Windows" w:date="2020-07-28T23:00:00Z"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Данную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56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ошибку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57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генерации</w:delText>
        </w:r>
        <w:r w:rsidR="00425D8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5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R="00425D82" w:rsidRPr="00425D82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ключей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5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шифрования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6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можно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6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исправить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6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следующим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6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орбразом</w:delText>
        </w:r>
        <w:r w:rsidR="00425D82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6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.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65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Переключимся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66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на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67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учетную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6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запись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6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&lt;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sid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7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&gt;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adm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7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,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которую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7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уже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7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к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7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этому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75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моменту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76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создал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77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инсталлятор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7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SAP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67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:</w:delText>
        </w:r>
      </w:del>
    </w:p>
    <w:p w:rsidR="00C246BD" w:rsidRPr="00624924" w:rsidDel="00F70FED" w:rsidRDefault="00C246BD" w:rsidP="00C246BD">
      <w:pPr>
        <w:shd w:val="clear" w:color="auto" w:fill="FFFFFF"/>
        <w:spacing w:after="100" w:line="240" w:lineRule="auto"/>
        <w:rPr>
          <w:del w:id="680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681" w:author="Пользователь Windows" w:date="2020-08-01T00:40:00Z">
            <w:rPr>
              <w:del w:id="682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</w:p>
    <w:p w:rsidR="00E941AB" w:rsidRPr="00624924" w:rsidDel="00F70FED" w:rsidRDefault="00E941AB" w:rsidP="00E941AB">
      <w:pPr>
        <w:shd w:val="clear" w:color="auto" w:fill="FFFFFF"/>
        <w:spacing w:after="100" w:line="240" w:lineRule="auto"/>
        <w:rPr>
          <w:del w:id="683" w:author="Пользователь Windows" w:date="2020-07-28T23:00:00Z"/>
          <w:rFonts w:ascii="Arial" w:eastAsia="Times New Roman" w:hAnsi="Arial" w:cs="Arial"/>
          <w:i/>
          <w:iCs/>
          <w:color w:val="3C3C3C"/>
          <w:sz w:val="21"/>
          <w:szCs w:val="21"/>
          <w:rPrChange w:id="684" w:author="Пользователь Windows" w:date="2020-08-01T00:40:00Z">
            <w:rPr>
              <w:del w:id="685" w:author="Пользователь Windows" w:date="2020-07-28T23:00:00Z"/>
              <w:rFonts w:ascii="Arial" w:eastAsia="Times New Roman" w:hAnsi="Arial" w:cs="Arial"/>
              <w:i/>
              <w:iCs/>
              <w:color w:val="3C3C3C"/>
              <w:sz w:val="21"/>
              <w:szCs w:val="21"/>
              <w:lang w:val="ru-RU"/>
            </w:rPr>
          </w:rPrChange>
        </w:rPr>
      </w:pPr>
      <w:del w:id="686" w:author="Пользователь Windows" w:date="2020-07-28T23:00:00Z"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su</w:delText>
        </w:r>
        <w:r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687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R="00425D82"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688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 xml:space="preserve"> - </w:delText>
        </w:r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hxeadm</w:delText>
        </w:r>
      </w:del>
    </w:p>
    <w:p w:rsidR="0074499B" w:rsidRPr="00624924" w:rsidDel="00F70FED" w:rsidRDefault="0074499B" w:rsidP="00E941AB">
      <w:pPr>
        <w:shd w:val="clear" w:color="auto" w:fill="FFFFFF"/>
        <w:spacing w:after="0" w:line="240" w:lineRule="auto"/>
        <w:rPr>
          <w:del w:id="689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690" w:author="Пользователь Windows" w:date="2020-08-01T00:40:00Z">
            <w:rPr>
              <w:del w:id="691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</w:p>
    <w:p w:rsidR="0074499B" w:rsidRPr="00624924" w:rsidDel="00F70FED" w:rsidRDefault="0074499B" w:rsidP="00E941AB">
      <w:pPr>
        <w:shd w:val="clear" w:color="auto" w:fill="FFFFFF"/>
        <w:spacing w:after="0" w:line="240" w:lineRule="auto"/>
        <w:rPr>
          <w:del w:id="692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693" w:author="Пользователь Windows" w:date="2020-08-01T00:40:00Z">
            <w:rPr>
              <w:del w:id="694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  <w:del w:id="695" w:author="Пользователь Windows" w:date="2020-07-28T23:00:00Z">
        <w:r w:rsidDel="00F70FED">
          <w:rPr>
            <w:rFonts w:ascii="Arial" w:eastAsia="Times New Roman" w:hAnsi="Arial" w:cs="Arial"/>
            <w:color w:val="3C3C3C"/>
            <w:sz w:val="21"/>
            <w:szCs w:val="21"/>
          </w:rPr>
          <w:delText>C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генерируем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96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ключи</w:delText>
        </w:r>
        <w:r w:rsidR="00C246BD"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97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R="00C246BD"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вручную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698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>:</w:delText>
        </w:r>
      </w:del>
    </w:p>
    <w:p w:rsidR="0074499B" w:rsidRPr="00624924" w:rsidDel="00F70FED" w:rsidRDefault="0074499B" w:rsidP="00E941AB">
      <w:pPr>
        <w:shd w:val="clear" w:color="auto" w:fill="FFFFFF"/>
        <w:spacing w:after="0" w:line="240" w:lineRule="auto"/>
        <w:rPr>
          <w:del w:id="699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700" w:author="Пользователь Windows" w:date="2020-08-01T00:40:00Z">
            <w:rPr>
              <w:del w:id="701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</w:p>
    <w:p w:rsidR="00E941AB" w:rsidRPr="00624924" w:rsidDel="00F70FED" w:rsidRDefault="00E941AB" w:rsidP="00E941AB">
      <w:pPr>
        <w:shd w:val="clear" w:color="auto" w:fill="FFFFFF"/>
        <w:spacing w:after="100" w:line="240" w:lineRule="auto"/>
        <w:rPr>
          <w:del w:id="702" w:author="Пользователь Windows" w:date="2020-07-28T23:00:00Z"/>
          <w:rFonts w:ascii="Arial" w:eastAsia="Times New Roman" w:hAnsi="Arial" w:cs="Arial"/>
          <w:i/>
          <w:iCs/>
          <w:color w:val="3C3C3C"/>
          <w:sz w:val="21"/>
          <w:szCs w:val="21"/>
          <w:rPrChange w:id="703" w:author="Пользователь Windows" w:date="2020-08-01T00:40:00Z">
            <w:rPr>
              <w:del w:id="704" w:author="Пользователь Windows" w:date="2020-07-28T23:00:00Z"/>
              <w:rFonts w:ascii="Arial" w:eastAsia="Times New Roman" w:hAnsi="Arial" w:cs="Arial"/>
              <w:i/>
              <w:iCs/>
              <w:color w:val="3C3C3C"/>
              <w:sz w:val="21"/>
              <w:szCs w:val="21"/>
              <w:lang w:val="ru-RU"/>
            </w:rPr>
          </w:rPrChange>
        </w:rPr>
      </w:pPr>
      <w:del w:id="705" w:author="Пользователь Windows" w:date="2020-07-28T23:00:00Z"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rsecssfx</w:delText>
        </w:r>
        <w:r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706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changekey</w:delText>
        </w:r>
        <w:r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707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 xml:space="preserve"> ‘</w:delText>
        </w:r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rsecssfx</w:delText>
        </w:r>
        <w:r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708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generatekey</w:delText>
        </w:r>
        <w:r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709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 xml:space="preserve"> -</w:delText>
        </w:r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getPlainValueToConsole</w:delText>
        </w:r>
        <w:r w:rsidRPr="00624924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  <w:rPrChange w:id="710" w:author="Пользователь Windows" w:date="2020-08-01T00:40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lang w:val="ru-RU"/>
              </w:rPr>
            </w:rPrChange>
          </w:rPr>
          <w:delText>’</w:delText>
        </w:r>
      </w:del>
    </w:p>
    <w:p w:rsidR="0074499B" w:rsidRPr="00624924" w:rsidDel="00F70FED" w:rsidRDefault="0074499B" w:rsidP="00E941AB">
      <w:pPr>
        <w:shd w:val="clear" w:color="auto" w:fill="FFFFFF"/>
        <w:spacing w:after="0" w:line="240" w:lineRule="auto"/>
        <w:rPr>
          <w:del w:id="711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712" w:author="Пользователь Windows" w:date="2020-08-01T00:40:00Z">
            <w:rPr>
              <w:del w:id="713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</w:p>
    <w:p w:rsidR="0074499B" w:rsidRPr="00624924" w:rsidDel="00F70FED" w:rsidRDefault="000C2DEA" w:rsidP="00E941AB">
      <w:pPr>
        <w:shd w:val="clear" w:color="auto" w:fill="FFFFFF"/>
        <w:spacing w:after="0" w:line="240" w:lineRule="auto"/>
        <w:rPr>
          <w:del w:id="714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715" w:author="Пользователь Windows" w:date="2020-08-01T00:40:00Z">
            <w:rPr>
              <w:del w:id="716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  <w:del w:id="717" w:author="Пользователь Windows" w:date="2020-07-28T23:00:00Z"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Определим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718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путь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719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к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720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файлам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721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ключей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722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задав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723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глобальные</w:delText>
        </w:r>
        <w:r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724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 xml:space="preserve"> </w:delText>
        </w:r>
        <w:r w:rsidDel="00F70FED">
          <w:rPr>
            <w:rFonts w:ascii="Arial" w:eastAsia="Times New Roman" w:hAnsi="Arial" w:cs="Arial"/>
            <w:color w:val="3C3C3C"/>
            <w:sz w:val="21"/>
            <w:szCs w:val="21"/>
            <w:lang w:val="ru-RU"/>
          </w:rPr>
          <w:delText>константы</w:delText>
        </w:r>
        <w:r w:rsidR="0074499B" w:rsidRPr="00624924" w:rsidDel="00F70FED">
          <w:rPr>
            <w:rFonts w:ascii="Arial" w:eastAsia="Times New Roman" w:hAnsi="Arial" w:cs="Arial"/>
            <w:color w:val="3C3C3C"/>
            <w:sz w:val="21"/>
            <w:szCs w:val="21"/>
            <w:rPrChange w:id="725" w:author="Пользователь Windows" w:date="2020-08-01T00:40:00Z">
              <w:rPr>
                <w:rFonts w:ascii="Arial" w:eastAsia="Times New Roman" w:hAnsi="Arial" w:cs="Arial"/>
                <w:color w:val="3C3C3C"/>
                <w:sz w:val="21"/>
                <w:szCs w:val="21"/>
                <w:lang w:val="ru-RU"/>
              </w:rPr>
            </w:rPrChange>
          </w:rPr>
          <w:delText>:</w:delText>
        </w:r>
      </w:del>
    </w:p>
    <w:p w:rsidR="0074499B" w:rsidRPr="00624924" w:rsidDel="00F70FED" w:rsidRDefault="0074499B" w:rsidP="00E941AB">
      <w:pPr>
        <w:shd w:val="clear" w:color="auto" w:fill="FFFFFF"/>
        <w:spacing w:after="0" w:line="240" w:lineRule="auto"/>
        <w:rPr>
          <w:del w:id="726" w:author="Пользователь Windows" w:date="2020-07-28T23:00:00Z"/>
          <w:rFonts w:ascii="Arial" w:eastAsia="Times New Roman" w:hAnsi="Arial" w:cs="Arial"/>
          <w:color w:val="3C3C3C"/>
          <w:sz w:val="21"/>
          <w:szCs w:val="21"/>
          <w:rPrChange w:id="727" w:author="Пользователь Windows" w:date="2020-08-01T00:40:00Z">
            <w:rPr>
              <w:del w:id="728" w:author="Пользователь Windows" w:date="2020-07-28T23:00:00Z"/>
              <w:rFonts w:ascii="Arial" w:eastAsia="Times New Roman" w:hAnsi="Arial" w:cs="Arial"/>
              <w:color w:val="3C3C3C"/>
              <w:sz w:val="21"/>
              <w:szCs w:val="21"/>
              <w:lang w:val="ru-RU"/>
            </w:rPr>
          </w:rPrChange>
        </w:rPr>
      </w:pPr>
    </w:p>
    <w:p w:rsidR="00E941AB" w:rsidRPr="00E941AB" w:rsidDel="00F70FED" w:rsidRDefault="00E941AB" w:rsidP="00E941AB">
      <w:pPr>
        <w:shd w:val="clear" w:color="auto" w:fill="FFFFFF"/>
        <w:spacing w:after="0" w:line="240" w:lineRule="auto"/>
        <w:rPr>
          <w:del w:id="729" w:author="Пользователь Windows" w:date="2020-07-28T23:00:00Z"/>
          <w:rFonts w:ascii="Arial" w:eastAsia="Times New Roman" w:hAnsi="Arial" w:cs="Arial"/>
          <w:i/>
          <w:iCs/>
          <w:color w:val="3C3C3C"/>
          <w:sz w:val="21"/>
          <w:szCs w:val="21"/>
        </w:rPr>
      </w:pPr>
      <w:del w:id="730" w:author="Пользователь Windows" w:date="2020-07-28T23:00:00Z"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export RSEC_SSFS_DATAPATH=/usr/sap/HXE/SYS/global/security/rsecssfs/data/</w:delText>
        </w:r>
      </w:del>
    </w:p>
    <w:p w:rsidR="00E941AB" w:rsidRPr="00E941AB" w:rsidDel="00F70FED" w:rsidRDefault="00E941AB" w:rsidP="00E941AB">
      <w:pPr>
        <w:shd w:val="clear" w:color="auto" w:fill="FFFFFF"/>
        <w:spacing w:after="100" w:line="240" w:lineRule="auto"/>
        <w:rPr>
          <w:del w:id="731" w:author="Пользователь Windows" w:date="2020-07-28T23:00:00Z"/>
          <w:rFonts w:ascii="Arial" w:eastAsia="Times New Roman" w:hAnsi="Arial" w:cs="Arial"/>
          <w:i/>
          <w:iCs/>
          <w:color w:val="3C3C3C"/>
          <w:sz w:val="21"/>
          <w:szCs w:val="21"/>
        </w:rPr>
      </w:pPr>
      <w:del w:id="732" w:author="Пользователь Windows" w:date="2020-07-28T23:00:00Z">
        <w:r w:rsidRPr="00E941AB" w:rsidDel="00F70FED">
          <w:rPr>
            <w:rFonts w:ascii="Arial" w:eastAsia="Times New Roman" w:hAnsi="Arial" w:cs="Arial"/>
            <w:i/>
            <w:iCs/>
            <w:color w:val="3C3C3C"/>
            <w:sz w:val="21"/>
            <w:szCs w:val="21"/>
          </w:rPr>
          <w:delText>export RSEC_SSFS_KEYPATH=/usr/sap/HXE/SYS/global/security/rsecssfs/key/</w:delText>
        </w:r>
      </w:del>
    </w:p>
    <w:p w:rsidR="00696AD8" w:rsidDel="00F70FED" w:rsidRDefault="00696AD8" w:rsidP="005E1575">
      <w:pPr>
        <w:spacing w:after="0" w:line="240" w:lineRule="auto"/>
        <w:rPr>
          <w:del w:id="733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74499B" w:rsidRPr="00624924" w:rsidDel="00F70FED" w:rsidRDefault="0074499B" w:rsidP="005E1575">
      <w:pPr>
        <w:spacing w:after="0" w:line="240" w:lineRule="auto"/>
        <w:rPr>
          <w:del w:id="734" w:author="Пользователь Windows" w:date="2020-07-28T23:00:00Z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735" w:author="Пользователь Windows" w:date="2020-08-01T00:40:00Z">
            <w:rPr>
              <w:del w:id="736" w:author="Пользователь Windows" w:date="2020-07-28T23:00:00Z"/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  <w:del w:id="737" w:author="Пользователь Windows" w:date="2020-07-28T23:00:00Z"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После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738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это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739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еще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740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раз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741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запустим</w:delText>
        </w:r>
        <w:r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74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 xml:space="preserve"> </w:delText>
        </w:r>
        <w:r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>инсталяцию</w:delText>
        </w:r>
        <w:r w:rsidR="000C2DEA" w:rsidRPr="00624924" w:rsidDel="00F70FED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rPrChange w:id="743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rPrChange>
          </w:rPr>
          <w:delText>.</w:delText>
        </w:r>
      </w:del>
    </w:p>
    <w:p w:rsidR="0074499B" w:rsidRPr="00624924" w:rsidRDefault="0074499B" w:rsidP="005E157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744" w:author="Пользователь Windows" w:date="2020-08-01T00:40:00Z">
            <w:rPr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</w:pPr>
    </w:p>
    <w:p w:rsidR="00274196" w:rsidRPr="00624924" w:rsidRDefault="005E1575" w:rsidP="005E1575">
      <w:pPr>
        <w:spacing w:after="0" w:line="240" w:lineRule="auto"/>
        <w:rPr>
          <w:ins w:id="745" w:author="Пользователь Windows" w:date="2020-07-31T00:00:00Z"/>
          <w:rFonts w:ascii="Times New Roman" w:eastAsia="Times New Roman" w:hAnsi="Times New Roman" w:cs="Times New Roman"/>
          <w:color w:val="000000"/>
          <w:sz w:val="28"/>
          <w:szCs w:val="28"/>
          <w:rPrChange w:id="746" w:author="Пользователь Windows" w:date="2020-08-01T00:40:00Z">
            <w:rPr>
              <w:ins w:id="747" w:author="Пользователь Windows" w:date="2020-07-31T00:00:00Z"/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</w:rPrChange>
        </w:rPr>
      </w:pP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> </w:t>
      </w:r>
      <w:r w:rsidR="00BD49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ru-RU"/>
        </w:rPr>
        <w:t>База</w:t>
      </w:r>
      <w:r w:rsidR="00F8395B" w:rsidRPr="00624924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rPrChange w:id="748" w:author="Пользователь Windows" w:date="2020-08-01T00:40:00Z">
            <w:rPr>
              <w:rFonts w:ascii="Times New Roman" w:eastAsia="Times New Roman" w:hAnsi="Times New Roman" w:cs="Times New Roman"/>
              <w:color w:val="000000"/>
              <w:sz w:val="28"/>
              <w:szCs w:val="28"/>
              <w:bdr w:val="none" w:sz="0" w:space="0" w:color="auto" w:frame="1"/>
              <w:lang w:val="ru-RU"/>
            </w:rPr>
          </w:rPrChange>
        </w:rPr>
        <w:t xml:space="preserve"> </w:t>
      </w: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</w:rPr>
        <w:t>SAP</w:t>
      </w:r>
      <w:r w:rsidRPr="00624924">
        <w:rPr>
          <w:rFonts w:ascii="Times New Roman" w:eastAsia="Times New Roman" w:hAnsi="Times New Roman" w:cs="Times New Roman"/>
          <w:color w:val="000000"/>
          <w:sz w:val="28"/>
          <w:szCs w:val="28"/>
          <w:rPrChange w:id="749" w:author="Пользователь Windows" w:date="2020-08-01T00:40:00Z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</w:rPrChange>
        </w:rPr>
        <w:t xml:space="preserve"> </w:t>
      </w:r>
      <w:r w:rsidR="00BD490A">
        <w:rPr>
          <w:rFonts w:ascii="Times New Roman" w:eastAsia="Times New Roman" w:hAnsi="Times New Roman" w:cs="Times New Roman"/>
          <w:color w:val="000000"/>
          <w:sz w:val="28"/>
          <w:szCs w:val="28"/>
        </w:rPr>
        <w:t>HANA</w:t>
      </w:r>
      <w:r w:rsidR="00BD490A" w:rsidRPr="00624924">
        <w:rPr>
          <w:rFonts w:ascii="Times New Roman" w:eastAsia="Times New Roman" w:hAnsi="Times New Roman" w:cs="Times New Roman"/>
          <w:color w:val="000000"/>
          <w:sz w:val="28"/>
          <w:szCs w:val="28"/>
          <w:rPrChange w:id="750" w:author="Пользователь Windows" w:date="2020-08-01T00:40:00Z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</w:rPrChange>
        </w:rPr>
        <w:t xml:space="preserve"> </w:t>
      </w:r>
      <w:del w:id="751" w:author="Пользователь Windows" w:date="2020-07-31T00:14:00Z">
        <w:r w:rsidR="00BD490A" w:rsidDel="00E7443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XS</w:delText>
        </w:r>
        <w:r w:rsidR="00BD490A" w:rsidRPr="00624924" w:rsidDel="00E7443A">
          <w:rPr>
            <w:rFonts w:ascii="Times New Roman" w:eastAsia="Times New Roman" w:hAnsi="Times New Roman" w:cs="Times New Roman"/>
            <w:color w:val="000000"/>
            <w:sz w:val="28"/>
            <w:szCs w:val="28"/>
            <w:rPrChange w:id="752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rPrChange>
          </w:rPr>
          <w:delText xml:space="preserve"> </w:delText>
        </w:r>
      </w:del>
      <w:ins w:id="753" w:author="Пользователь Windows" w:date="2020-07-31T00:14:00Z">
        <w:r w:rsidR="00E7443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Express Edition</w:t>
        </w:r>
        <w:r w:rsidR="00E7443A" w:rsidRPr="00624924">
          <w:rPr>
            <w:rFonts w:ascii="Times New Roman" w:eastAsia="Times New Roman" w:hAnsi="Times New Roman" w:cs="Times New Roman"/>
            <w:color w:val="000000"/>
            <w:sz w:val="28"/>
            <w:szCs w:val="28"/>
            <w:rPrChange w:id="754" w:author="Пользователь Windows" w:date="2020-08-01T00:40:00Z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rPrChange>
          </w:rPr>
          <w:t xml:space="preserve"> </w:t>
        </w:r>
      </w:ins>
      <w:r w:rsidR="00F8395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установлена</w:t>
      </w:r>
      <w:r w:rsidR="00F8395B" w:rsidRPr="00624924">
        <w:rPr>
          <w:rFonts w:ascii="Times New Roman" w:eastAsia="Times New Roman" w:hAnsi="Times New Roman" w:cs="Times New Roman"/>
          <w:color w:val="000000"/>
          <w:sz w:val="28"/>
          <w:szCs w:val="28"/>
          <w:rPrChange w:id="755" w:author="Пользователь Windows" w:date="2020-08-01T00:40:00Z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</w:rPrChange>
        </w:rPr>
        <w:t>.</w:t>
      </w:r>
    </w:p>
    <w:p w:rsidR="005E1575" w:rsidRDefault="0074499B" w:rsidP="005E1575">
      <w:pPr>
        <w:spacing w:after="0" w:line="240" w:lineRule="auto"/>
        <w:rPr>
          <w:ins w:id="756" w:author="Пользователь Windows" w:date="2020-08-10T14:30:00Z"/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4924">
        <w:rPr>
          <w:rFonts w:ascii="Times New Roman" w:eastAsia="Times New Roman" w:hAnsi="Times New Roman" w:cs="Times New Roman"/>
          <w:sz w:val="28"/>
          <w:szCs w:val="28"/>
          <w:rPrChange w:id="757" w:author="Пользователь Windows" w:date="2020-08-01T00:40:00Z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rPrChange>
        </w:rPr>
        <w:br/>
      </w:r>
      <w:ins w:id="758" w:author="Пользователь Windows" w:date="2020-07-31T00:00:00Z">
        <w:r w:rsidR="00274196">
          <w:rPr>
            <w:noProof/>
          </w:rPr>
          <w:drawing>
            <wp:inline distT="0" distB="0" distL="0" distR="0" wp14:anchorId="43E9D73F" wp14:editId="184F7928">
              <wp:extent cx="6152515" cy="393700"/>
              <wp:effectExtent l="0" t="0" r="635" b="635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93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077A8" w:rsidRDefault="003077A8" w:rsidP="005E1575">
      <w:pPr>
        <w:spacing w:after="0" w:line="240" w:lineRule="auto"/>
        <w:rPr>
          <w:ins w:id="759" w:author="Пользователь Windows" w:date="2020-08-10T14:31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7A8" w:rsidRDefault="003077A8" w:rsidP="005E1575">
      <w:pPr>
        <w:spacing w:after="0" w:line="240" w:lineRule="auto"/>
        <w:rPr>
          <w:ins w:id="760" w:author="Пользователь Windows" w:date="2020-08-10T14:30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7A8" w:rsidRPr="003077A8" w:rsidDel="003077A8" w:rsidRDefault="003077A8" w:rsidP="005E1575">
      <w:pPr>
        <w:spacing w:after="0" w:line="240" w:lineRule="auto"/>
        <w:rPr>
          <w:del w:id="761" w:author="Пользователь Windows" w:date="2020-08-10T14:32:00Z"/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7A8" w:rsidRDefault="003077A8" w:rsidP="004677DC">
      <w:pPr>
        <w:spacing w:after="0" w:line="240" w:lineRule="auto"/>
        <w:rPr>
          <w:ins w:id="762" w:author="Пользователь Windows" w:date="2020-08-10T14:31:00Z"/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3077A8" w:rsidRDefault="003077A8" w:rsidP="004677DC">
      <w:pPr>
        <w:spacing w:after="0" w:line="240" w:lineRule="auto"/>
        <w:rPr>
          <w:ins w:id="763" w:author="Пользователь Windows" w:date="2020-08-10T14:31:00Z"/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D002DB" w:rsidRPr="001E672A" w:rsidDel="00316117" w:rsidRDefault="00D002DB" w:rsidP="00D002DB">
      <w:pPr>
        <w:spacing w:after="0" w:line="240" w:lineRule="auto"/>
        <w:rPr>
          <w:del w:id="764" w:author="Пользователь Windows" w:date="2020-07-30T15:52:00Z"/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del w:id="765" w:author="Пользователь Windows" w:date="2020-07-30T15:52:00Z">
        <w:r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>Шаг 5</w:delText>
        </w:r>
        <w:r w:rsidRPr="001E672A"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>.</w:delText>
        </w:r>
        <w:r w:rsidRPr="001E672A"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delText> </w:delText>
        </w:r>
        <w:r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 xml:space="preserve"> Установим</w:delText>
        </w:r>
        <w:r w:rsidRPr="001E672A"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delText> </w:delText>
        </w:r>
        <w:r w:rsidRPr="001E672A"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 xml:space="preserve"> </w:delText>
        </w:r>
        <w:r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 xml:space="preserve">пакет обучения </w:delText>
        </w:r>
        <w:r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delText>SHINE</w:delText>
        </w:r>
        <w:r w:rsidRPr="00536742"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 xml:space="preserve"> </w:delText>
        </w:r>
        <w:r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delText xml:space="preserve">для </w:delText>
        </w:r>
        <w:r w:rsidRPr="001E672A" w:rsidDel="00316117">
          <w:rPr>
            <w:rFonts w:ascii="Times New Roman" w:eastAsia="Times New Roman" w:hAnsi="Times New Roman" w:cs="Times New Roman"/>
            <w:b/>
            <w:bCs/>
            <w:sz w:val="32"/>
            <w:szCs w:val="32"/>
          </w:rPr>
          <w:delText>SAP</w:delText>
        </w:r>
        <w:r w:rsidRPr="001E672A" w:rsidDel="00316117">
          <w:rPr>
            <w:rFonts w:ascii="Times New Roman" w:eastAsia="Times New Roman" w:hAnsi="Times New Roman" w:cs="Times New Roman"/>
            <w:b/>
            <w:sz w:val="32"/>
            <w:szCs w:val="32"/>
            <w:lang w:val="ru-RU"/>
          </w:rPr>
          <w:delText xml:space="preserve"> </w:delText>
        </w:r>
        <w:r w:rsidRPr="001E672A" w:rsidDel="00316117">
          <w:rPr>
            <w:rFonts w:ascii="Times New Roman" w:eastAsia="Times New Roman" w:hAnsi="Times New Roman" w:cs="Times New Roman"/>
            <w:b/>
            <w:sz w:val="32"/>
            <w:szCs w:val="32"/>
          </w:rPr>
          <w:delText>HANA</w:delText>
        </w:r>
        <w:r w:rsidRPr="00D002DB" w:rsidDel="00316117">
          <w:rPr>
            <w:rFonts w:ascii="Times New Roman" w:eastAsia="Times New Roman" w:hAnsi="Times New Roman" w:cs="Times New Roman"/>
            <w:b/>
            <w:sz w:val="32"/>
            <w:szCs w:val="32"/>
            <w:lang w:val="ru-RU"/>
          </w:rPr>
          <w:delText xml:space="preserve"> </w:delText>
        </w:r>
        <w:r w:rsidRPr="001E672A" w:rsidDel="00316117">
          <w:rPr>
            <w:rFonts w:ascii="Times New Roman" w:eastAsia="Times New Roman" w:hAnsi="Times New Roman" w:cs="Times New Roman"/>
            <w:b/>
            <w:sz w:val="32"/>
            <w:szCs w:val="32"/>
          </w:rPr>
          <w:delText>XS</w:delText>
        </w:r>
      </w:del>
    </w:p>
    <w:p w:rsidR="00D74412" w:rsidDel="00316117" w:rsidRDefault="00D74412" w:rsidP="00D74412">
      <w:pPr>
        <w:spacing w:after="0" w:line="240" w:lineRule="auto"/>
        <w:rPr>
          <w:del w:id="766" w:author="Пользователь Windows" w:date="2020-07-30T15:52:00Z"/>
          <w:rFonts w:ascii="Times New Roman" w:eastAsia="Times New Roman" w:hAnsi="Times New Roman" w:cs="Times New Roman"/>
          <w:sz w:val="32"/>
          <w:szCs w:val="32"/>
        </w:rPr>
      </w:pPr>
    </w:p>
    <w:p w:rsidR="00FD21CD" w:rsidDel="00316117" w:rsidRDefault="00D74412" w:rsidP="00D74412">
      <w:pPr>
        <w:spacing w:after="0" w:line="240" w:lineRule="auto"/>
        <w:rPr>
          <w:del w:id="767" w:author="Пользователь Windows" w:date="2020-07-30T15:52:00Z"/>
          <w:rFonts w:ascii="Times New Roman" w:eastAsia="Times New Roman" w:hAnsi="Times New Roman" w:cs="Times New Roman"/>
          <w:sz w:val="32"/>
          <w:szCs w:val="32"/>
          <w:lang w:val="ru-RU"/>
        </w:rPr>
      </w:pPr>
      <w:del w:id="768" w:author="Пользователь Windows" w:date="2020-07-30T15:52:00Z">
        <w:r w:rsidRPr="00D74412" w:rsidDel="00316117">
          <w:rPr>
            <w:rFonts w:ascii="Times New Roman" w:eastAsia="Times New Roman" w:hAnsi="Times New Roman" w:cs="Times New Roman"/>
            <w:sz w:val="32"/>
            <w:szCs w:val="32"/>
          </w:rPr>
          <w:delText>SAP HANA Interactive Education (</w:delText>
        </w:r>
        <w:r w:rsidDel="00316117">
          <w:rPr>
            <w:rFonts w:ascii="Times New Roman" w:eastAsia="Times New Roman" w:hAnsi="Times New Roman" w:cs="Times New Roman"/>
            <w:sz w:val="32"/>
            <w:szCs w:val="32"/>
          </w:rPr>
          <w:delText xml:space="preserve">аббревиатура </w:delText>
        </w:r>
        <w:r w:rsidRPr="00D74412" w:rsidDel="00316117">
          <w:rPr>
            <w:rFonts w:ascii="Times New Roman" w:eastAsia="Times New Roman" w:hAnsi="Times New Roman" w:cs="Times New Roman"/>
            <w:sz w:val="32"/>
            <w:szCs w:val="32"/>
          </w:rPr>
          <w:delText>SHINE)</w:delText>
        </w:r>
        <w:r w:rsidR="001801DD" w:rsidRPr="001801DD" w:rsidDel="00316117">
          <w:rPr>
            <w:rFonts w:ascii="Times New Roman" w:eastAsia="Times New Roman" w:hAnsi="Times New Roman" w:cs="Times New Roman"/>
            <w:sz w:val="32"/>
            <w:szCs w:val="32"/>
          </w:rPr>
          <w:delText xml:space="preserve"> – </w:delText>
        </w:r>
        <w:r w:rsidR="001801D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это</w:delText>
        </w:r>
        <w:r w:rsidR="001801DD" w:rsidRPr="001801DD" w:rsidDel="00316117">
          <w:rPr>
            <w:rFonts w:ascii="Times New Roman" w:eastAsia="Times New Roman" w:hAnsi="Times New Roman" w:cs="Times New Roman"/>
            <w:sz w:val="32"/>
            <w:szCs w:val="32"/>
          </w:rPr>
          <w:delText xml:space="preserve"> </w:delText>
        </w:r>
        <w:r w:rsidR="001801D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учебный</w:delText>
        </w:r>
        <w:r w:rsidR="001801DD" w:rsidRPr="001801DD" w:rsidDel="00316117">
          <w:rPr>
            <w:rFonts w:ascii="Times New Roman" w:eastAsia="Times New Roman" w:hAnsi="Times New Roman" w:cs="Times New Roman"/>
            <w:sz w:val="32"/>
            <w:szCs w:val="32"/>
          </w:rPr>
          <w:delText xml:space="preserve"> </w:delText>
        </w:r>
        <w:r w:rsidR="001801D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контент</w:delText>
        </w:r>
        <w:r w:rsidR="00FB3E7C" w:rsidRPr="00FB3E7C" w:rsidDel="00316117">
          <w:rPr>
            <w:rFonts w:ascii="Times New Roman" w:eastAsia="Times New Roman" w:hAnsi="Times New Roman" w:cs="Times New Roman"/>
            <w:sz w:val="32"/>
            <w:szCs w:val="32"/>
          </w:rPr>
          <w:delText xml:space="preserve">. </w:delText>
        </w:r>
        <w:r w:rsidR="00FB3E7C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Таблицы, объекты и тестовые данные</w:delText>
        </w:r>
        <w:r w:rsidR="00FF3825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 xml:space="preserve"> </w:delText>
        </w:r>
        <w:r w:rsidR="002E62AA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 xml:space="preserve"> типичны </w:delText>
        </w:r>
        <w:r w:rsidR="00FB3E7C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 xml:space="preserve">для </w:delText>
        </w:r>
        <w:r w:rsidR="00FF3825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любой крупной ком</w:delText>
        </w:r>
        <w:r w:rsidR="00FD21C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пании имеют цель помочь разрабо</w:delText>
        </w:r>
        <w:r w:rsidR="00FF3825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т</w:delText>
        </w:r>
        <w:r w:rsidR="00FD21C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чи</w:delText>
        </w:r>
        <w:r w:rsidR="00FF3825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кам быстрее</w:delText>
        </w:r>
        <w:r w:rsidR="00FD21C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 xml:space="preserve"> разобраться в архитектура и принципах работы </w:delText>
        </w:r>
        <w:r w:rsidR="00FD21CD" w:rsidDel="00316117">
          <w:rPr>
            <w:rFonts w:ascii="Times New Roman" w:eastAsia="Times New Roman" w:hAnsi="Times New Roman" w:cs="Times New Roman"/>
            <w:sz w:val="32"/>
            <w:szCs w:val="32"/>
          </w:rPr>
          <w:delText>SAP</w:delText>
        </w:r>
        <w:r w:rsidR="00FD21CD" w:rsidRPr="00FD21C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 xml:space="preserve"> </w:delText>
        </w:r>
        <w:r w:rsidR="00FD21CD" w:rsidDel="00316117">
          <w:rPr>
            <w:rFonts w:ascii="Times New Roman" w:eastAsia="Times New Roman" w:hAnsi="Times New Roman" w:cs="Times New Roman"/>
            <w:sz w:val="32"/>
            <w:szCs w:val="32"/>
          </w:rPr>
          <w:delText>HANA</w:delText>
        </w:r>
        <w:r w:rsidR="00FD21CD" w:rsidRPr="00FD21C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>.</w:delText>
        </w:r>
        <w:r w:rsidR="00FD21CD" w:rsidDel="00316117">
          <w:rPr>
            <w:rFonts w:ascii="Times New Roman" w:eastAsia="Times New Roman" w:hAnsi="Times New Roman" w:cs="Times New Roman"/>
            <w:sz w:val="32"/>
            <w:szCs w:val="32"/>
            <w:lang w:val="ru-RU"/>
          </w:rPr>
          <w:delText xml:space="preserve"> </w:delText>
        </w:r>
      </w:del>
    </w:p>
    <w:p w:rsidR="00343988" w:rsidRPr="003A39D0" w:rsidDel="00316117" w:rsidRDefault="00343988" w:rsidP="00D74412">
      <w:pPr>
        <w:spacing w:after="0" w:line="240" w:lineRule="auto"/>
        <w:rPr>
          <w:del w:id="769" w:author="Пользователь Windows" w:date="2020-07-30T15:52:00Z"/>
          <w:rFonts w:ascii="Times New Roman" w:eastAsia="Times New Roman" w:hAnsi="Times New Roman" w:cs="Times New Roman"/>
          <w:sz w:val="32"/>
          <w:szCs w:val="32"/>
          <w:lang w:val="ru-RU"/>
        </w:rPr>
      </w:pPr>
    </w:p>
    <w:p w:rsidR="00E70C37" w:rsidRPr="00343988" w:rsidDel="00343988" w:rsidRDefault="00E70C37" w:rsidP="00D74412">
      <w:pPr>
        <w:spacing w:after="0" w:line="240" w:lineRule="auto"/>
        <w:rPr>
          <w:del w:id="770" w:author="Пользователь Windows" w:date="2020-07-28T23:01:00Z"/>
          <w:rFonts w:ascii="Courier New" w:eastAsia="Times New Roman" w:hAnsi="Courier New" w:cs="Courier New"/>
          <w:color w:val="444444"/>
          <w:sz w:val="20"/>
          <w:szCs w:val="20"/>
          <w:rPrChange w:id="771" w:author="Пользователь Windows" w:date="2020-07-28T23:02:00Z">
            <w:rPr>
              <w:del w:id="772" w:author="Пользователь Windows" w:date="2020-07-28T23:01:00Z"/>
              <w:rFonts w:ascii="Times New Roman" w:eastAsia="Times New Roman" w:hAnsi="Times New Roman" w:cs="Times New Roman"/>
              <w:sz w:val="32"/>
              <w:szCs w:val="32"/>
              <w:lang w:val="ru-RU"/>
            </w:rPr>
          </w:rPrChange>
        </w:rPr>
      </w:pPr>
    </w:p>
    <w:p w:rsidR="003A39D0" w:rsidRPr="003A39D0" w:rsidDel="00316117" w:rsidRDefault="00FF3825" w:rsidP="00D74412">
      <w:pPr>
        <w:spacing w:after="0" w:line="240" w:lineRule="auto"/>
        <w:rPr>
          <w:del w:id="773" w:author="Пользователь Windows" w:date="2020-07-30T15:52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774" w:author="Пользователь Windows" w:date="2020-07-30T15:35:00Z">
            <w:rPr>
              <w:del w:id="775" w:author="Пользователь Windows" w:date="2020-07-30T15:52:00Z"/>
              <w:rFonts w:ascii="Times New Roman" w:eastAsia="Times New Roman" w:hAnsi="Times New Roman" w:cs="Times New Roman"/>
              <w:sz w:val="32"/>
              <w:szCs w:val="32"/>
              <w:lang w:val="ru-RU"/>
            </w:rPr>
          </w:rPrChange>
        </w:rPr>
      </w:pPr>
      <w:del w:id="776" w:author="Пользователь Windows" w:date="2020-07-28T23:02:00Z">
        <w:r w:rsidRPr="00343988" w:rsidDel="00343988">
          <w:rPr>
            <w:rFonts w:ascii="Courier New" w:eastAsia="Times New Roman" w:hAnsi="Courier New" w:cs="Courier New"/>
            <w:color w:val="444444"/>
            <w:sz w:val="20"/>
            <w:szCs w:val="20"/>
            <w:rPrChange w:id="777" w:author="Пользователь Windows" w:date="2020-07-28T23:02:00Z">
              <w:rPr>
                <w:rFonts w:ascii="Times New Roman" w:eastAsia="Times New Roman" w:hAnsi="Times New Roman" w:cs="Times New Roman"/>
                <w:sz w:val="32"/>
                <w:szCs w:val="32"/>
                <w:lang w:val="ru-RU"/>
              </w:rPr>
            </w:rPrChange>
          </w:rPr>
          <w:delText xml:space="preserve"> </w:delText>
        </w:r>
      </w:del>
      <w:del w:id="778" w:author="Пользователь Windows" w:date="2020-07-30T15:52:00Z">
        <w:r w:rsidR="00E70C37" w:rsidRPr="00343988" w:rsidDel="00316117">
          <w:rPr>
            <w:rFonts w:ascii="Courier New" w:eastAsia="Times New Roman" w:hAnsi="Courier New" w:cs="Courier New"/>
            <w:color w:val="444444"/>
            <w:sz w:val="20"/>
            <w:szCs w:val="20"/>
            <w:rPrChange w:id="779" w:author="Пользователь Windows" w:date="2020-07-28T23:02:00Z">
              <w:rPr/>
            </w:rPrChange>
          </w:rPr>
          <w:delText>tar -xvzf shine.tgz</w:delText>
        </w:r>
      </w:del>
    </w:p>
    <w:p w:rsidR="001E672A" w:rsidRPr="003A39D0" w:rsidDel="00316117" w:rsidRDefault="001E672A" w:rsidP="004677DC">
      <w:pPr>
        <w:spacing w:after="0" w:line="240" w:lineRule="auto"/>
        <w:rPr>
          <w:del w:id="780" w:author="Пользователь Windows" w:date="2020-07-30T15:52:00Z"/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536742" w:rsidRPr="00536742" w:rsidDel="00316117" w:rsidRDefault="00536742" w:rsidP="004677DC">
      <w:pPr>
        <w:spacing w:after="0" w:line="240" w:lineRule="auto"/>
        <w:rPr>
          <w:del w:id="781" w:author="Пользователь Windows" w:date="2020-07-30T15:52:00Z"/>
          <w:rFonts w:ascii="Times New Roman" w:eastAsia="Times New Roman" w:hAnsi="Times New Roman" w:cs="Times New Roman"/>
          <w:sz w:val="28"/>
          <w:szCs w:val="28"/>
          <w:lang w:val="ru-RU"/>
        </w:rPr>
      </w:pPr>
      <w:del w:id="782" w:author="Пользователь Windows" w:date="2020-07-30T15:52:00Z">
        <w:r w:rsidRPr="0032342F"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 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 xml:space="preserve">Пакет обучения 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SHINE</w:delText>
        </w:r>
        <w:r w:rsidRPr="00C246BD"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 xml:space="preserve">для 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SAP</w:delText>
        </w:r>
        <w:r w:rsidRPr="00C246BD"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HANA</w:delText>
        </w:r>
        <w:r w:rsidRPr="00C246BD"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  <w:lang w:val="ru-RU"/>
          </w:rPr>
          <w:delText xml:space="preserve"> 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bdr w:val="none" w:sz="0" w:space="0" w:color="auto" w:frame="1"/>
          </w:rPr>
          <w:delText>XS</w:delText>
        </w:r>
        <w:r w:rsidRPr="00F8395B"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lang w:val="ru-RU"/>
          </w:rPr>
          <w:delText xml:space="preserve"> </w:delText>
        </w:r>
        <w:r w:rsidDel="00316117">
          <w:rPr>
            <w:rFonts w:ascii="Times New Roman" w:eastAsia="Times New Roman" w:hAnsi="Times New Roman" w:cs="Times New Roman"/>
            <w:color w:val="000000"/>
            <w:sz w:val="28"/>
            <w:szCs w:val="28"/>
            <w:lang w:val="ru-RU"/>
          </w:rPr>
          <w:delText>установлен.</w:delText>
        </w:r>
        <w:r w:rsidDel="00316117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br/>
        </w:r>
      </w:del>
    </w:p>
    <w:p w:rsidR="001E672A" w:rsidRPr="00590FC7" w:rsidRDefault="001E672A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4677DC" w:rsidRPr="005D3112" w:rsidRDefault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Шаг 5.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</w:rPr>
        <w:t> </w:t>
      </w:r>
      <w:r w:rsidR="002F6A35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Проверка работы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</w:rPr>
        <w:t>SAP</w:t>
      </w:r>
      <w:r w:rsidRPr="00590FC7">
        <w:rPr>
          <w:rFonts w:ascii="Times New Roman" w:eastAsia="Times New Roman" w:hAnsi="Times New Roman" w:cs="Times New Roman"/>
          <w:b/>
          <w:sz w:val="32"/>
          <w:szCs w:val="32"/>
        </w:rPr>
        <w:t> </w:t>
      </w:r>
      <w:r w:rsidR="002F6A35">
        <w:rPr>
          <w:rFonts w:ascii="Times New Roman" w:eastAsia="Times New Roman" w:hAnsi="Times New Roman" w:cs="Times New Roman"/>
          <w:b/>
          <w:sz w:val="32"/>
          <w:szCs w:val="32"/>
        </w:rPr>
        <w:t>HANA</w:t>
      </w:r>
      <w:r w:rsidR="00F0008F" w:rsidRPr="00733AC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F0008F">
        <w:rPr>
          <w:rFonts w:ascii="Times New Roman" w:eastAsia="Times New Roman" w:hAnsi="Times New Roman" w:cs="Times New Roman"/>
          <w:b/>
          <w:sz w:val="32"/>
          <w:szCs w:val="32"/>
        </w:rPr>
        <w:t>XS</w:t>
      </w:r>
      <w:ins w:id="783" w:author="Пользователь Windows" w:date="2020-08-21T15:54:00Z">
        <w:r w:rsidR="00E661D6">
          <w:rPr>
            <w:rFonts w:ascii="Times New Roman" w:eastAsia="Times New Roman" w:hAnsi="Times New Roman" w:cs="Times New Roman"/>
            <w:b/>
            <w:sz w:val="32"/>
            <w:szCs w:val="32"/>
          </w:rPr>
          <w:t>A</w:t>
        </w:r>
      </w:ins>
      <w:del w:id="784" w:author="Пользователь Windows" w:date="2020-08-21T15:54:00Z">
        <w:r w:rsidRPr="00590FC7" w:rsidDel="00E661D6">
          <w:rPr>
            <w:rFonts w:ascii="Times New Roman" w:eastAsia="Times New Roman" w:hAnsi="Times New Roman" w:cs="Times New Roman"/>
            <w:b/>
            <w:sz w:val="32"/>
            <w:szCs w:val="32"/>
            <w:lang w:val="ru-RU"/>
          </w:rPr>
          <w:delText xml:space="preserve"> </w:delText>
        </w:r>
      </w:del>
      <w:del w:id="785" w:author="Пользователь Windows" w:date="2020-08-21T15:53:00Z">
        <w:r w:rsidRPr="00590FC7" w:rsidDel="00E661D6">
          <w:rPr>
            <w:rFonts w:ascii="Times New Roman" w:eastAsia="Times New Roman" w:hAnsi="Times New Roman" w:cs="Times New Roman"/>
            <w:b/>
            <w:sz w:val="32"/>
            <w:szCs w:val="32"/>
            <w:lang w:val="ru-RU"/>
          </w:rPr>
          <w:delText>и пост-инсталляционные шаги</w:delText>
        </w:r>
      </w:del>
    </w:p>
    <w:p w:rsidR="003077A8" w:rsidRDefault="003077A8">
      <w:pPr>
        <w:rPr>
          <w:ins w:id="786" w:author="Пользователь Windows" w:date="2020-08-10T14:32:00Z"/>
          <w:rFonts w:ascii="Times New Roman" w:hAnsi="Times New Roman" w:cs="Times New Roman"/>
          <w:sz w:val="28"/>
          <w:szCs w:val="28"/>
          <w:lang w:val="ru-RU"/>
        </w:rPr>
      </w:pPr>
    </w:p>
    <w:p w:rsidR="003077A8" w:rsidRPr="00C864D3" w:rsidRDefault="003077A8">
      <w:pPr>
        <w:rPr>
          <w:ins w:id="787" w:author="Пользователь Windows" w:date="2020-08-01T00:40:00Z"/>
          <w:rFonts w:ascii="Times New Roman" w:hAnsi="Times New Roman" w:cs="Times New Roman"/>
          <w:sz w:val="28"/>
          <w:szCs w:val="28"/>
          <w:lang w:val="ru-RU"/>
        </w:rPr>
      </w:pPr>
    </w:p>
    <w:p w:rsidR="00624924" w:rsidRPr="00F619E5" w:rsidRDefault="00624924">
      <w:pPr>
        <w:rPr>
          <w:ins w:id="788" w:author="Пользователь Windows" w:date="2020-08-01T00:40:00Z"/>
          <w:rFonts w:ascii="Times New Roman" w:hAnsi="Times New Roman" w:cs="Times New Roman"/>
          <w:sz w:val="28"/>
          <w:szCs w:val="28"/>
          <w:lang w:val="ru-RU"/>
        </w:rPr>
      </w:pPr>
      <w:ins w:id="789" w:author="Пользователь Windows" w:date="2020-08-01T00:40:00Z">
        <w:r>
          <w:rPr>
            <w:rFonts w:ascii="Times New Roman" w:hAnsi="Times New Roman" w:cs="Times New Roman"/>
            <w:sz w:val="28"/>
            <w:szCs w:val="28"/>
            <w:lang w:val="ru-RU"/>
          </w:rPr>
          <w:t>Проверим</w:t>
        </w:r>
      </w:ins>
      <w:ins w:id="790" w:author="Пользователь Windows" w:date="2020-08-15T17:33:00Z">
        <w:r w:rsidR="00F619E5">
          <w:rPr>
            <w:rFonts w:ascii="Times New Roman" w:hAnsi="Times New Roman" w:cs="Times New Roman"/>
            <w:sz w:val="28"/>
            <w:szCs w:val="28"/>
            <w:lang w:val="ru-RU"/>
          </w:rPr>
          <w:t xml:space="preserve"> что база данных</w:t>
        </w:r>
      </w:ins>
      <w:ins w:id="791" w:author="Пользователь Windows" w:date="2020-08-01T00:40:00Z">
        <w:r w:rsidRPr="00F619E5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792" w:author="Пользователь Windows" w:date="2020-08-01T00:42:00Z">
        <w:r>
          <w:rPr>
            <w:rFonts w:ascii="Times New Roman" w:hAnsi="Times New Roman" w:cs="Times New Roman"/>
            <w:sz w:val="28"/>
            <w:szCs w:val="28"/>
          </w:rPr>
          <w:t>SAP</w:t>
        </w:r>
        <w:r w:rsidRPr="00F619E5">
          <w:rPr>
            <w:rFonts w:ascii="Times New Roman" w:hAnsi="Times New Roman" w:cs="Times New Roman"/>
            <w:sz w:val="28"/>
            <w:szCs w:val="28"/>
            <w:lang w:val="ru-RU"/>
            <w:rPrChange w:id="793" w:author="Пользователь Windows" w:date="2020-08-15T17:33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HANA</w:t>
        </w:r>
      </w:ins>
      <w:ins w:id="794" w:author="Пользователь Windows" w:date="2020-08-15T17:33:00Z">
        <w:r w:rsidR="00F619E5">
          <w:rPr>
            <w:rFonts w:ascii="Times New Roman" w:hAnsi="Times New Roman" w:cs="Times New Roman"/>
            <w:sz w:val="28"/>
            <w:szCs w:val="28"/>
            <w:lang w:val="ru-RU"/>
          </w:rPr>
          <w:t xml:space="preserve"> установлена и работает</w:t>
        </w:r>
      </w:ins>
      <w:ins w:id="795" w:author="Пользователь Windows" w:date="2020-08-01T15:03:00Z">
        <w:r w:rsidR="001E0EC1" w:rsidRPr="00F619E5">
          <w:rPr>
            <w:rFonts w:ascii="Times New Roman" w:hAnsi="Times New Roman" w:cs="Times New Roman"/>
            <w:sz w:val="28"/>
            <w:szCs w:val="28"/>
            <w:lang w:val="ru-RU"/>
            <w:rPrChange w:id="796" w:author="Пользователь Windows" w:date="2020-08-15T17:33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:rsidR="00624924" w:rsidRPr="0020585C" w:rsidRDefault="008C6C8B">
      <w:pPr>
        <w:spacing w:after="0" w:line="240" w:lineRule="auto"/>
        <w:rPr>
          <w:ins w:id="797" w:author="Пользователь Windows" w:date="2020-08-01T15:01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798" w:author="Пользователь Windows" w:date="2020-08-17T11:48:00Z">
            <w:rPr>
              <w:ins w:id="799" w:author="Пользователь Windows" w:date="2020-08-01T15:01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pPrChange w:id="800" w:author="Пользователь Windows" w:date="2020-08-01T10:22:00Z">
          <w:pPr/>
        </w:pPrChange>
      </w:pPr>
      <w:ins w:id="801" w:author="Пользователь Windows" w:date="2020-08-01T10:21:00Z">
        <w:r w:rsidRPr="008C6C8B">
          <w:rPr>
            <w:rFonts w:ascii="Courier New" w:eastAsia="Times New Roman" w:hAnsi="Courier New" w:cs="Courier New"/>
            <w:color w:val="444444"/>
            <w:sz w:val="20"/>
            <w:szCs w:val="20"/>
            <w:rPrChange w:id="802" w:author="Пользователь Windows" w:date="2020-08-01T10:22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su</w:t>
        </w:r>
        <w:r w:rsidRPr="0020585C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803" w:author="Пользователь Windows" w:date="2020-08-17T11:4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804" w:author="Пользователь Windows" w:date="2020-08-01T15:01:00Z">
        <w:r w:rsidR="001E0EC1" w:rsidRPr="0020585C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805" w:author="Пользователь Windows" w:date="2020-08-17T11:48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–</w:t>
        </w:r>
      </w:ins>
      <w:ins w:id="806" w:author="Пользователь Windows" w:date="2020-08-01T10:21:00Z">
        <w:r w:rsidRPr="0020585C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807" w:author="Пользователь Windows" w:date="2020-08-17T11:4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Pr="008C6C8B">
          <w:rPr>
            <w:rFonts w:ascii="Courier New" w:eastAsia="Times New Roman" w:hAnsi="Courier New" w:cs="Courier New"/>
            <w:color w:val="444444"/>
            <w:sz w:val="20"/>
            <w:szCs w:val="20"/>
            <w:rPrChange w:id="808" w:author="Пользователь Windows" w:date="2020-08-01T10:22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hxeadm</w:t>
        </w:r>
      </w:ins>
    </w:p>
    <w:p w:rsidR="001E0EC1" w:rsidRPr="0020585C" w:rsidRDefault="001E0EC1">
      <w:pPr>
        <w:spacing w:after="0" w:line="240" w:lineRule="auto"/>
        <w:rPr>
          <w:ins w:id="809" w:author="Пользователь Windows" w:date="2020-08-01T15:01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810" w:author="Пользователь Windows" w:date="2020-08-17T11:48:00Z">
            <w:rPr>
              <w:ins w:id="811" w:author="Пользователь Windows" w:date="2020-08-01T15:01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pPrChange w:id="812" w:author="Пользователь Windows" w:date="2020-08-01T10:22:00Z">
          <w:pPr/>
        </w:pPrChange>
      </w:pPr>
    </w:p>
    <w:p w:rsidR="001E0EC1" w:rsidRPr="0020585C" w:rsidRDefault="001E0EC1">
      <w:pPr>
        <w:spacing w:after="0" w:line="240" w:lineRule="auto"/>
        <w:rPr>
          <w:ins w:id="813" w:author="Пользователь Windows" w:date="2020-08-01T15:01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814" w:author="Пользователь Windows" w:date="2020-08-17T11:48:00Z">
            <w:rPr>
              <w:ins w:id="815" w:author="Пользователь Windows" w:date="2020-08-01T15:01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pPrChange w:id="816" w:author="Пользователь Windows" w:date="2020-08-01T10:22:00Z">
          <w:pPr/>
        </w:pPrChange>
      </w:pPr>
      <w:ins w:id="817" w:author="Пользователь Windows" w:date="2020-08-01T15:01:00Z">
        <w:r w:rsidRPr="001E0EC1">
          <w:rPr>
            <w:rFonts w:ascii="Courier New" w:eastAsia="Times New Roman" w:hAnsi="Courier New" w:cs="Courier New"/>
            <w:color w:val="444444"/>
            <w:sz w:val="20"/>
            <w:szCs w:val="20"/>
            <w:rPrChange w:id="818" w:author="Пользователь Windows" w:date="2020-08-01T15:01:00Z">
              <w:rPr/>
            </w:rPrChange>
          </w:rPr>
          <w:t>HDB</w:t>
        </w:r>
        <w:r w:rsidRPr="0020585C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819" w:author="Пользователь Windows" w:date="2020-08-17T11:48:00Z">
              <w:rPr/>
            </w:rPrChange>
          </w:rPr>
          <w:t xml:space="preserve"> </w:t>
        </w:r>
        <w:r w:rsidRPr="001E0EC1">
          <w:rPr>
            <w:rFonts w:ascii="Courier New" w:eastAsia="Times New Roman" w:hAnsi="Courier New" w:cs="Courier New"/>
            <w:color w:val="444444"/>
            <w:sz w:val="20"/>
            <w:szCs w:val="20"/>
            <w:rPrChange w:id="820" w:author="Пользователь Windows" w:date="2020-08-01T15:01:00Z">
              <w:rPr/>
            </w:rPrChange>
          </w:rPr>
          <w:t>info</w:t>
        </w:r>
      </w:ins>
    </w:p>
    <w:p w:rsidR="001E0EC1" w:rsidRPr="0020585C" w:rsidRDefault="001E0EC1">
      <w:pPr>
        <w:spacing w:after="0" w:line="240" w:lineRule="auto"/>
        <w:rPr>
          <w:ins w:id="821" w:author="Пользователь Windows" w:date="2020-08-01T15:02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822" w:author="Пользователь Windows" w:date="2020-08-17T11:48:00Z">
            <w:rPr>
              <w:ins w:id="823" w:author="Пользователь Windows" w:date="2020-08-01T15:02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pPrChange w:id="824" w:author="Пользователь Windows" w:date="2020-08-01T10:22:00Z">
          <w:pPr/>
        </w:pPrChange>
      </w:pPr>
    </w:p>
    <w:p w:rsidR="001E0EC1" w:rsidRPr="001E0EC1" w:rsidRDefault="00F619E5" w:rsidP="001E0EC1">
      <w:pPr>
        <w:rPr>
          <w:ins w:id="825" w:author="Пользователь Windows" w:date="2020-08-01T15:02:00Z"/>
          <w:rFonts w:ascii="Times New Roman" w:hAnsi="Times New Roman" w:cs="Times New Roman"/>
          <w:sz w:val="28"/>
          <w:szCs w:val="28"/>
          <w:lang w:val="ru-RU"/>
          <w:rPrChange w:id="826" w:author="Пользователь Windows" w:date="2020-08-01T15:03:00Z">
            <w:rPr>
              <w:ins w:id="827" w:author="Пользователь Windows" w:date="2020-08-01T15:02:00Z"/>
              <w:rFonts w:ascii="Times New Roman" w:hAnsi="Times New Roman" w:cs="Times New Roman"/>
              <w:sz w:val="28"/>
              <w:szCs w:val="28"/>
            </w:rPr>
          </w:rPrChange>
        </w:rPr>
      </w:pPr>
      <w:ins w:id="828" w:author="Пользователь Windows" w:date="2020-08-15T17:33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Пример </w:t>
        </w:r>
      </w:ins>
      <w:ins w:id="829" w:author="Пользователь Windows" w:date="2020-08-01T15:02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830" w:author="Пользователь Windows" w:date="2020-08-15T17:33:00Z">
        <w:r>
          <w:rPr>
            <w:rFonts w:ascii="Times New Roman" w:hAnsi="Times New Roman" w:cs="Times New Roman"/>
            <w:sz w:val="28"/>
            <w:szCs w:val="28"/>
            <w:lang w:val="ru-RU"/>
          </w:rPr>
          <w:t>с</w:t>
        </w:r>
      </w:ins>
      <w:ins w:id="831" w:author="Пользователь Windows" w:date="2020-08-01T15:02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ервисов, которые будут </w:t>
        </w:r>
        <w:r w:rsidR="001E0EC1">
          <w:rPr>
            <w:rFonts w:ascii="Times New Roman" w:hAnsi="Times New Roman" w:cs="Times New Roman"/>
            <w:sz w:val="28"/>
            <w:szCs w:val="28"/>
            <w:lang w:val="ru-RU"/>
          </w:rPr>
          <w:t>запущены</w:t>
        </w:r>
      </w:ins>
      <w:ins w:id="832" w:author="Пользователь Windows" w:date="2020-08-01T15:03:00Z">
        <w:r w:rsidR="001E0EC1" w:rsidRPr="001E0EC1">
          <w:rPr>
            <w:rFonts w:ascii="Times New Roman" w:hAnsi="Times New Roman" w:cs="Times New Roman"/>
            <w:sz w:val="28"/>
            <w:szCs w:val="28"/>
            <w:lang w:val="ru-RU"/>
            <w:rPrChange w:id="833" w:author="Пользователь Windows" w:date="2020-08-01T15:03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:rsidR="001E0EC1" w:rsidRPr="001E0EC1" w:rsidRDefault="006C68B8">
      <w:pPr>
        <w:spacing w:after="0" w:line="240" w:lineRule="auto"/>
        <w:rPr>
          <w:ins w:id="834" w:author="Пользователь Windows" w:date="2020-08-01T15:02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835" w:author="Пользователь Windows" w:date="2020-08-01T15:02:00Z">
            <w:rPr>
              <w:ins w:id="836" w:author="Пользователь Windows" w:date="2020-08-01T15:02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pPrChange w:id="837" w:author="Пользователь Windows" w:date="2020-08-01T10:22:00Z">
          <w:pPr/>
        </w:pPrChange>
      </w:pPr>
      <w:ins w:id="838" w:author="Пользователь Windows" w:date="2020-08-01T15:59:00Z">
        <w:r>
          <w:rPr>
            <w:noProof/>
          </w:rPr>
          <w:drawing>
            <wp:inline distT="0" distB="0" distL="0" distR="0" wp14:anchorId="0E9A6F7E" wp14:editId="10816D7B">
              <wp:extent cx="6152515" cy="2937510"/>
              <wp:effectExtent l="0" t="0" r="635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2937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E0EC1" w:rsidRPr="001E0EC1" w:rsidRDefault="001E0EC1">
      <w:pPr>
        <w:spacing w:after="0" w:line="240" w:lineRule="auto"/>
        <w:rPr>
          <w:ins w:id="839" w:author="Пользователь Windows" w:date="2020-08-01T15:02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840" w:author="Пользователь Windows" w:date="2020-08-01T15:03:00Z">
            <w:rPr>
              <w:ins w:id="841" w:author="Пользователь Windows" w:date="2020-08-01T15:02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  <w:pPrChange w:id="842" w:author="Пользователь Windows" w:date="2020-08-01T10:22:00Z">
          <w:pPr/>
        </w:pPrChange>
      </w:pPr>
    </w:p>
    <w:p w:rsidR="008C6C8B" w:rsidRPr="001E0EC1" w:rsidRDefault="008C6C8B">
      <w:pPr>
        <w:rPr>
          <w:ins w:id="843" w:author="Пользователь Windows" w:date="2020-08-01T00:40:00Z"/>
          <w:rFonts w:ascii="Times New Roman" w:hAnsi="Times New Roman" w:cs="Times New Roman"/>
          <w:sz w:val="28"/>
          <w:szCs w:val="28"/>
          <w:lang w:val="ru-RU"/>
        </w:rPr>
      </w:pPr>
    </w:p>
    <w:p w:rsidR="00624924" w:rsidRPr="004E6DCE" w:rsidRDefault="00624924">
      <w:pPr>
        <w:rPr>
          <w:ins w:id="844" w:author="Пользователь Windows" w:date="2020-08-01T00:46:00Z"/>
          <w:rFonts w:ascii="Times New Roman" w:hAnsi="Times New Roman" w:cs="Times New Roman"/>
          <w:sz w:val="28"/>
          <w:szCs w:val="28"/>
        </w:rPr>
      </w:pPr>
      <w:ins w:id="845" w:author="Пользователь Windows" w:date="2020-08-01T00:46:00Z">
        <w:r>
          <w:rPr>
            <w:rFonts w:ascii="Times New Roman" w:hAnsi="Times New Roman" w:cs="Times New Roman"/>
            <w:sz w:val="28"/>
            <w:szCs w:val="28"/>
            <w:lang w:val="ru-RU"/>
          </w:rPr>
          <w:t>Пройдём</w:t>
        </w:r>
        <w:r w:rsidRPr="004E6DCE">
          <w:rPr>
            <w:rFonts w:ascii="Times New Roman" w:hAnsi="Times New Roman" w:cs="Times New Roman"/>
            <w:sz w:val="28"/>
            <w:szCs w:val="28"/>
            <w:rPrChange w:id="846" w:author="Пользователь Windows" w:date="2020-08-09T10:17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авторизацию</w:t>
        </w:r>
      </w:ins>
      <w:ins w:id="847" w:author="Пользователь Windows" w:date="2020-08-09T10:17:00Z">
        <w:r w:rsidR="004E6DCE" w:rsidRPr="004E6DCE">
          <w:rPr>
            <w:rFonts w:ascii="Times New Roman" w:hAnsi="Times New Roman" w:cs="Times New Roman"/>
            <w:sz w:val="28"/>
            <w:szCs w:val="28"/>
            <w:rPrChange w:id="848" w:author="Пользователь Windows" w:date="2020-08-09T10:17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4E6DCE">
          <w:rPr>
            <w:rFonts w:ascii="Times New Roman" w:hAnsi="Times New Roman" w:cs="Times New Roman"/>
            <w:sz w:val="28"/>
            <w:szCs w:val="28"/>
            <w:lang w:val="ru-RU"/>
          </w:rPr>
          <w:t>в</w:t>
        </w:r>
      </w:ins>
      <w:ins w:id="849" w:author="Пользователь Windows" w:date="2020-08-09T10:16:00Z">
        <w:r w:rsidR="004E6DCE"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ins w:id="850" w:author="Пользователь Windows" w:date="2020-08-09T10:17:00Z">
        <w:r w:rsidR="004E6DCE" w:rsidRPr="002F722A">
          <w:rPr>
            <w:rFonts w:ascii="Times New Roman" w:hAnsi="Times New Roman" w:cs="Times New Roman"/>
            <w:sz w:val="28"/>
            <w:szCs w:val="28"/>
          </w:rPr>
          <w:t>SAP HANA Extended Application Services, Advanced Model</w:t>
        </w:r>
      </w:ins>
      <w:ins w:id="851" w:author="Пользователь Windows" w:date="2020-08-01T00:47:00Z">
        <w:r w:rsidR="00A63022" w:rsidRPr="004E6DCE">
          <w:rPr>
            <w:rFonts w:ascii="Times New Roman" w:hAnsi="Times New Roman" w:cs="Times New Roman"/>
            <w:sz w:val="28"/>
            <w:szCs w:val="28"/>
          </w:rPr>
          <w:t>:</w:t>
        </w:r>
      </w:ins>
    </w:p>
    <w:p w:rsidR="00624924" w:rsidRPr="00216869" w:rsidRDefault="00624924">
      <w:pPr>
        <w:rPr>
          <w:ins w:id="852" w:author="Пользователь Windows" w:date="2020-08-01T00:45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853" w:author="Пользователь Windows" w:date="2020-08-04T22:01:00Z">
            <w:rPr>
              <w:ins w:id="854" w:author="Пользователь Windows" w:date="2020-08-01T00:45:00Z"/>
              <w:rFonts w:ascii="Times New Roman" w:hAnsi="Times New Roman" w:cs="Times New Roman"/>
              <w:sz w:val="28"/>
              <w:szCs w:val="28"/>
            </w:rPr>
          </w:rPrChange>
        </w:rPr>
      </w:pPr>
      <w:ins w:id="855" w:author="Пользователь Windows" w:date="2020-08-01T00:45:00Z">
        <w:r w:rsidRPr="00A63022">
          <w:rPr>
            <w:rFonts w:ascii="Courier New" w:eastAsia="Times New Roman" w:hAnsi="Courier New" w:cs="Courier New"/>
            <w:color w:val="444444"/>
            <w:sz w:val="20"/>
            <w:szCs w:val="20"/>
            <w:rPrChange w:id="856" w:author="Пользователь Windows" w:date="2020-08-01T00:4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xs</w:t>
        </w:r>
        <w:r w:rsidR="005821B7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</w:rPr>
          <w:t>-</w:t>
        </w:r>
      </w:ins>
      <w:ins w:id="857" w:author="Пользователь Windows" w:date="2020-08-01T15:25:00Z">
        <w:r w:rsidR="005821B7">
          <w:rPr>
            <w:rFonts w:ascii="Courier New" w:eastAsia="Times New Roman" w:hAnsi="Courier New" w:cs="Courier New"/>
            <w:color w:val="444444"/>
            <w:sz w:val="20"/>
            <w:szCs w:val="20"/>
          </w:rPr>
          <w:t>admin</w:t>
        </w:r>
        <w:r w:rsidR="005821B7" w:rsidRPr="00216869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858" w:author="Пользователь Windows" w:date="2020-08-04T22:01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-</w:t>
        </w:r>
        <w:r w:rsidR="005821B7">
          <w:rPr>
            <w:rFonts w:ascii="Courier New" w:eastAsia="Times New Roman" w:hAnsi="Courier New" w:cs="Courier New"/>
            <w:color w:val="444444"/>
            <w:sz w:val="20"/>
            <w:szCs w:val="20"/>
          </w:rPr>
          <w:t>login</w:t>
        </w:r>
      </w:ins>
    </w:p>
    <w:p w:rsidR="006D5B97" w:rsidRDefault="00624924">
      <w:pPr>
        <w:rPr>
          <w:ins w:id="859" w:author="Пользователь Windows" w:date="2020-08-01T14:15:00Z"/>
          <w:rFonts w:ascii="Times New Roman" w:hAnsi="Times New Roman" w:cs="Times New Roman"/>
          <w:sz w:val="28"/>
          <w:szCs w:val="28"/>
          <w:lang w:val="ru-RU"/>
        </w:rPr>
      </w:pPr>
      <w:ins w:id="860" w:author="Пользователь Windows" w:date="2020-08-01T00:46:00Z">
        <w:r>
          <w:rPr>
            <w:rFonts w:ascii="Times New Roman" w:hAnsi="Times New Roman" w:cs="Times New Roman"/>
            <w:sz w:val="28"/>
            <w:szCs w:val="28"/>
            <w:lang w:val="ru-RU"/>
          </w:rPr>
          <w:t>Пользо</w:t>
        </w:r>
      </w:ins>
      <w:ins w:id="861" w:author="Пользователь Windows" w:date="2020-08-01T00:47:00Z">
        <w:r w:rsidR="00A63022">
          <w:rPr>
            <w:rFonts w:ascii="Times New Roman" w:hAnsi="Times New Roman" w:cs="Times New Roman"/>
            <w:sz w:val="28"/>
            <w:szCs w:val="28"/>
            <w:lang w:val="ru-RU"/>
          </w:rPr>
          <w:t>ватель</w:t>
        </w:r>
        <w:r w:rsidR="00A63022" w:rsidRPr="00A63022">
          <w:rPr>
            <w:rFonts w:ascii="Times New Roman" w:hAnsi="Times New Roman" w:cs="Times New Roman"/>
            <w:sz w:val="28"/>
            <w:szCs w:val="28"/>
            <w:lang w:val="ru-RU"/>
            <w:rPrChange w:id="862" w:author="Пользователь Windows" w:date="2020-08-01T00:4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: </w:t>
        </w:r>
        <w:r w:rsidR="00A63022">
          <w:rPr>
            <w:rFonts w:ascii="Times New Roman" w:hAnsi="Times New Roman" w:cs="Times New Roman"/>
            <w:sz w:val="28"/>
            <w:szCs w:val="28"/>
          </w:rPr>
          <w:t>XSA</w:t>
        </w:r>
        <w:r w:rsidR="00A63022" w:rsidRPr="0030536A">
          <w:rPr>
            <w:rFonts w:ascii="Times New Roman" w:hAnsi="Times New Roman" w:cs="Times New Roman"/>
            <w:sz w:val="28"/>
            <w:szCs w:val="28"/>
            <w:lang w:val="ru-RU"/>
            <w:rPrChange w:id="863" w:author="Пользователь Windows" w:date="2020-08-01T00:4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_</w:t>
        </w:r>
        <w:r w:rsidR="00A63022">
          <w:rPr>
            <w:rFonts w:ascii="Times New Roman" w:hAnsi="Times New Roman" w:cs="Times New Roman"/>
            <w:sz w:val="28"/>
            <w:szCs w:val="28"/>
          </w:rPr>
          <w:t>ADMIN</w:t>
        </w:r>
      </w:ins>
    </w:p>
    <w:p w:rsidR="00624924" w:rsidRPr="00624924" w:rsidRDefault="006D5B97">
      <w:pPr>
        <w:rPr>
          <w:ins w:id="864" w:author="Пользователь Windows" w:date="2020-08-01T00:40:00Z"/>
          <w:rFonts w:ascii="Times New Roman" w:hAnsi="Times New Roman" w:cs="Times New Roman"/>
          <w:sz w:val="28"/>
          <w:szCs w:val="28"/>
          <w:lang w:val="ru-RU"/>
        </w:rPr>
      </w:pPr>
      <w:ins w:id="865" w:author="Пользователь Windows" w:date="2020-08-01T14:15:00Z">
        <w:r>
          <w:rPr>
            <w:rFonts w:ascii="Times New Roman" w:hAnsi="Times New Roman" w:cs="Times New Roman"/>
            <w:sz w:val="28"/>
            <w:szCs w:val="28"/>
            <w:lang w:val="ru-RU"/>
          </w:rPr>
          <w:t>П</w:t>
        </w:r>
      </w:ins>
      <w:ins w:id="866" w:author="Пользователь Windows" w:date="2020-08-01T00:45:00Z">
        <w:r w:rsidR="00624924">
          <w:rPr>
            <w:rFonts w:ascii="Times New Roman" w:hAnsi="Times New Roman" w:cs="Times New Roman"/>
            <w:sz w:val="28"/>
            <w:szCs w:val="28"/>
            <w:lang w:val="ru-RU"/>
          </w:rPr>
          <w:t>ароль</w:t>
        </w:r>
      </w:ins>
      <w:ins w:id="867" w:author="Пользователь Windows" w:date="2020-08-01T00:47:00Z">
        <w:r w:rsidR="0030536A" w:rsidRPr="00160E79">
          <w:rPr>
            <w:rFonts w:ascii="Times New Roman" w:hAnsi="Times New Roman" w:cs="Times New Roman"/>
            <w:sz w:val="28"/>
            <w:szCs w:val="28"/>
            <w:lang w:val="ru-RU"/>
            <w:rPrChange w:id="868" w:author="Пользователь Windows" w:date="2020-08-01T09:35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: </w:t>
        </w:r>
      </w:ins>
      <w:ins w:id="869" w:author="Пользователь Windows" w:date="2020-08-01T14:15:00Z">
        <w:r>
          <w:rPr>
            <w:rFonts w:ascii="Times New Roman" w:hAnsi="Times New Roman" w:cs="Times New Roman"/>
            <w:sz w:val="28"/>
            <w:szCs w:val="28"/>
            <w:lang w:val="ru-RU"/>
          </w:rPr>
          <w:t>Мастер-</w:t>
        </w:r>
      </w:ins>
      <w:ins w:id="870" w:author="Пользователь Windows" w:date="2020-08-01T00:47:00Z">
        <w:r>
          <w:rPr>
            <w:rFonts w:ascii="Times New Roman" w:hAnsi="Times New Roman" w:cs="Times New Roman"/>
            <w:sz w:val="28"/>
            <w:szCs w:val="28"/>
            <w:lang w:val="ru-RU"/>
          </w:rPr>
          <w:t>п</w:t>
        </w:r>
        <w:r w:rsidR="0030536A">
          <w:rPr>
            <w:rFonts w:ascii="Times New Roman" w:hAnsi="Times New Roman" w:cs="Times New Roman"/>
            <w:sz w:val="28"/>
            <w:szCs w:val="28"/>
            <w:lang w:val="ru-RU"/>
          </w:rPr>
          <w:t>ароль, который</w:t>
        </w:r>
      </w:ins>
      <w:ins w:id="871" w:author="Пользователь Windows" w:date="2020-08-01T00:45:00Z">
        <w:r w:rsidR="00624924">
          <w:rPr>
            <w:rFonts w:ascii="Times New Roman" w:hAnsi="Times New Roman" w:cs="Times New Roman"/>
            <w:sz w:val="28"/>
            <w:szCs w:val="28"/>
            <w:lang w:val="ru-RU"/>
          </w:rPr>
          <w:t xml:space="preserve"> мы задали при установке </w:t>
        </w:r>
      </w:ins>
    </w:p>
    <w:p w:rsidR="004E6DCE" w:rsidRPr="004E6DCE" w:rsidRDefault="004E6DCE">
      <w:pPr>
        <w:rPr>
          <w:ins w:id="872" w:author="Пользователь Windows" w:date="2020-08-09T10:16:00Z"/>
          <w:rFonts w:ascii="Times New Roman" w:hAnsi="Times New Roman" w:cs="Times New Roman"/>
          <w:sz w:val="28"/>
          <w:szCs w:val="28"/>
          <w:rPrChange w:id="873" w:author="Пользователь Windows" w:date="2020-08-09T10:16:00Z">
            <w:rPr>
              <w:ins w:id="874" w:author="Пользователь Windows" w:date="2020-08-09T10:16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</w:pPr>
      <w:ins w:id="875" w:author="Пользователь Windows" w:date="2020-08-09T10:16:00Z">
        <w:r>
          <w:rPr>
            <w:rFonts w:ascii="Times New Roman" w:hAnsi="Times New Roman" w:cs="Times New Roman"/>
            <w:sz w:val="28"/>
            <w:szCs w:val="28"/>
            <w:lang w:val="ru-RU"/>
          </w:rPr>
          <w:t>Проверим</w:t>
        </w:r>
        <w:r w:rsidRPr="002F722A"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ins w:id="876" w:author="Пользователь Windows" w:date="2020-08-09T10:17:00Z">
        <w:r>
          <w:rPr>
            <w:rFonts w:ascii="Times New Roman" w:hAnsi="Times New Roman" w:cs="Times New Roman"/>
            <w:sz w:val="28"/>
            <w:szCs w:val="28"/>
            <w:lang w:val="ru-RU"/>
          </w:rPr>
          <w:t>версию</w:t>
        </w:r>
      </w:ins>
      <w:ins w:id="877" w:author="Пользователь Windows" w:date="2020-08-09T10:16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2F722A">
          <w:rPr>
            <w:rFonts w:ascii="Times New Roman" w:hAnsi="Times New Roman" w:cs="Times New Roman"/>
            <w:sz w:val="28"/>
            <w:szCs w:val="28"/>
          </w:rPr>
          <w:t>SAP HANA Extended Application Services, Advanced Model</w:t>
        </w:r>
        <w:r>
          <w:rPr>
            <w:rFonts w:ascii="Times New Roman" w:hAnsi="Times New Roman" w:cs="Times New Roman"/>
            <w:sz w:val="28"/>
            <w:szCs w:val="28"/>
          </w:rPr>
          <w:t>:</w:t>
        </w:r>
      </w:ins>
    </w:p>
    <w:p w:rsidR="00624924" w:rsidRPr="00733C23" w:rsidRDefault="00EA2884">
      <w:pPr>
        <w:rPr>
          <w:ins w:id="878" w:author="Пользователь Windows" w:date="2020-08-01T00:40:00Z"/>
          <w:rFonts w:ascii="Courier New" w:eastAsia="Times New Roman" w:hAnsi="Courier New" w:cs="Courier New"/>
          <w:color w:val="444444"/>
          <w:sz w:val="20"/>
          <w:szCs w:val="20"/>
          <w:lang w:val="ru-RU"/>
          <w:rPrChange w:id="879" w:author="Пользователь Windows" w:date="2020-08-09T00:48:00Z">
            <w:rPr>
              <w:ins w:id="880" w:author="Пользователь Windows" w:date="2020-08-01T00:40:00Z"/>
              <w:rFonts w:ascii="Times New Roman" w:hAnsi="Times New Roman" w:cs="Times New Roman"/>
              <w:sz w:val="28"/>
              <w:szCs w:val="28"/>
              <w:lang w:val="ru-RU"/>
            </w:rPr>
          </w:rPrChange>
        </w:rPr>
      </w:pPr>
      <w:ins w:id="881" w:author="Пользователь Windows" w:date="2020-08-01T09:51:00Z">
        <w:r w:rsidRPr="00EA2884">
          <w:rPr>
            <w:rFonts w:ascii="Courier New" w:eastAsia="Times New Roman" w:hAnsi="Courier New" w:cs="Courier New"/>
            <w:color w:val="444444"/>
            <w:sz w:val="20"/>
            <w:szCs w:val="20"/>
            <w:rPrChange w:id="882" w:author="Пользователь Windows" w:date="2020-08-01T09:5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xs</w:t>
        </w:r>
        <w:r w:rsidRPr="00435933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883" w:author="Пользователь Windows" w:date="2020-08-01T14:15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884" w:author="Пользователь Windows" w:date="2020-08-04T22:01:00Z">
        <w:r w:rsidR="00A96C92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</w:rPr>
          <w:t>-</w:t>
        </w:r>
        <w:r w:rsidR="00A96C92">
          <w:rPr>
            <w:rFonts w:ascii="Courier New" w:eastAsia="Times New Roman" w:hAnsi="Courier New" w:cs="Courier New"/>
            <w:color w:val="444444"/>
            <w:sz w:val="20"/>
            <w:szCs w:val="20"/>
          </w:rPr>
          <w:t>v</w:t>
        </w:r>
      </w:ins>
    </w:p>
    <w:p w:rsidR="000D14C7" w:rsidRDefault="00B60740">
      <w:pPr>
        <w:rPr>
          <w:ins w:id="885" w:author="Пользователь Windows" w:date="2020-08-01T15:21:00Z"/>
          <w:rFonts w:ascii="Times New Roman" w:hAnsi="Times New Roman" w:cs="Times New Roman"/>
          <w:sz w:val="28"/>
          <w:szCs w:val="28"/>
          <w:lang w:val="ru-RU"/>
        </w:rPr>
      </w:pPr>
      <w:ins w:id="886" w:author="Пользователь Windows" w:date="2020-08-12T15:54:00Z">
        <w:r>
          <w:rPr>
            <w:noProof/>
          </w:rPr>
          <w:lastRenderedPageBreak/>
          <w:drawing>
            <wp:inline distT="0" distB="0" distL="0" distR="0" wp14:anchorId="4196888D" wp14:editId="0D34E87C">
              <wp:extent cx="6152515" cy="3536315"/>
              <wp:effectExtent l="0" t="0" r="635" b="6985"/>
              <wp:docPr id="49" name="Picture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536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24924" w:rsidRPr="00210B56" w:rsidRDefault="00210B56">
      <w:pPr>
        <w:rPr>
          <w:ins w:id="887" w:author="Пользователь Windows" w:date="2020-08-01T15:19:00Z"/>
          <w:rFonts w:ascii="Times New Roman" w:eastAsia="Times New Roman" w:hAnsi="Times New Roman" w:cs="Times New Roman"/>
          <w:b/>
          <w:bCs/>
          <w:sz w:val="32"/>
          <w:szCs w:val="32"/>
          <w:lang w:val="ru-RU"/>
          <w:rPrChange w:id="888" w:author="Пользователь Windows" w:date="2020-08-09T11:16:00Z">
            <w:rPr>
              <w:ins w:id="889" w:author="Пользователь Windows" w:date="2020-08-01T15:19:00Z"/>
              <w:rFonts w:ascii="Times New Roman" w:hAnsi="Times New Roman" w:cs="Times New Roman"/>
              <w:sz w:val="28"/>
              <w:szCs w:val="28"/>
            </w:rPr>
          </w:rPrChange>
        </w:rPr>
      </w:pPr>
      <w:ins w:id="890" w:author="Пользователь Windows" w:date="2020-08-09T11:16:00Z">
        <w:r w:rsidRPr="00590FC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t xml:space="preserve">Шаг </w:t>
        </w:r>
        <w:r w:rsidRPr="00210B56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  <w:rPrChange w:id="891" w:author="Пользователь Windows" w:date="2020-08-09T11:16:00Z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rPrChange>
          </w:rPr>
          <w:t>6</w:t>
        </w:r>
        <w:r w:rsidRPr="00590FC7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t>.</w:t>
        </w:r>
        <w:r w:rsidRPr="00210B56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  <w:rPrChange w:id="892" w:author="Пользователь Windows" w:date="2020-08-09T11:16:00Z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rPrChange>
          </w:rPr>
          <w:t> </w:t>
        </w:r>
        <w:r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</w:rPr>
          <w:t xml:space="preserve"> </w:t>
        </w:r>
      </w:ins>
      <w:ins w:id="893" w:author="Пользователь Windows" w:date="2020-08-01T15:18:00Z">
        <w:r w:rsidRPr="00210B56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  <w:rPrChange w:id="894" w:author="Пользователь Windows" w:date="2020-08-09T11:16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Пост-инсталляционные </w:t>
        </w:r>
      </w:ins>
      <w:ins w:id="895" w:author="Пользователь Windows" w:date="2020-08-09T11:16:00Z">
        <w:r w:rsidRPr="00210B56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  <w:rPrChange w:id="896" w:author="Пользователь Windows" w:date="2020-08-09T11:16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>действия</w:t>
        </w:r>
      </w:ins>
      <w:ins w:id="897" w:author="Пользователь Windows" w:date="2020-08-01T15:19:00Z">
        <w:r w:rsidR="000D14C7" w:rsidRPr="00210B56">
          <w:rPr>
            <w:rFonts w:ascii="Times New Roman" w:eastAsia="Times New Roman" w:hAnsi="Times New Roman" w:cs="Times New Roman"/>
            <w:b/>
            <w:bCs/>
            <w:sz w:val="32"/>
            <w:szCs w:val="32"/>
            <w:lang w:val="ru-RU"/>
            <w:rPrChange w:id="898" w:author="Пользователь Windows" w:date="2020-08-09T11:1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</w:ins>
    </w:p>
    <w:p w:rsidR="00AF13E7" w:rsidRPr="00980D8A" w:rsidRDefault="00AF13E7">
      <w:pPr>
        <w:rPr>
          <w:ins w:id="899" w:author="Пользователь Windows" w:date="2020-08-09T09:56:00Z"/>
          <w:rFonts w:ascii="Times New Roman" w:hAnsi="Times New Roman" w:cs="Times New Roman"/>
          <w:sz w:val="28"/>
          <w:szCs w:val="28"/>
          <w:lang w:val="ru-RU"/>
          <w:rPrChange w:id="900" w:author="Пользователь Windows" w:date="2020-08-15T17:15:00Z">
            <w:rPr>
              <w:ins w:id="901" w:author="Пользователь Windows" w:date="2020-08-09T09:56:00Z"/>
              <w:rFonts w:ascii="Times New Roman" w:hAnsi="Times New Roman" w:cs="Times New Roman"/>
              <w:sz w:val="28"/>
              <w:szCs w:val="28"/>
            </w:rPr>
          </w:rPrChange>
        </w:rPr>
      </w:pPr>
    </w:p>
    <w:p w:rsidR="00AF13E7" w:rsidRPr="00D82C31" w:rsidRDefault="00AF13E7">
      <w:pPr>
        <w:rPr>
          <w:ins w:id="902" w:author="Пользователь Windows" w:date="2020-08-09T10:01:00Z"/>
          <w:rFonts w:ascii="Times New Roman" w:hAnsi="Times New Roman" w:cs="Times New Roman"/>
          <w:sz w:val="28"/>
          <w:szCs w:val="28"/>
          <w:lang w:val="ru-RU"/>
          <w:rPrChange w:id="903" w:author="Пользователь Windows" w:date="2020-08-24T19:49:00Z">
            <w:rPr>
              <w:ins w:id="904" w:author="Пользователь Windows" w:date="2020-08-09T10:01:00Z"/>
              <w:rFonts w:ascii="Times New Roman" w:hAnsi="Times New Roman" w:cs="Times New Roman"/>
              <w:sz w:val="28"/>
              <w:szCs w:val="28"/>
            </w:rPr>
          </w:rPrChange>
        </w:rPr>
      </w:pPr>
      <w:ins w:id="905" w:author="Пользователь Windows" w:date="2020-08-09T09:5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Для того чтобы использовать веб-инструменты разработки и администрирования </w:t>
        </w:r>
      </w:ins>
      <w:ins w:id="906" w:author="Пользователь Windows" w:date="2020-08-09T09:58:00Z">
        <w:r>
          <w:rPr>
            <w:rFonts w:ascii="Times New Roman" w:hAnsi="Times New Roman" w:cs="Times New Roman"/>
            <w:sz w:val="28"/>
            <w:szCs w:val="28"/>
          </w:rPr>
          <w:t>SAP</w:t>
        </w:r>
        <w:r w:rsidRPr="00AF13E7">
          <w:rPr>
            <w:rFonts w:ascii="Times New Roman" w:hAnsi="Times New Roman" w:cs="Times New Roman"/>
            <w:sz w:val="28"/>
            <w:szCs w:val="28"/>
            <w:lang w:val="ru-RU"/>
            <w:rPrChange w:id="907" w:author="Пользователь Windows" w:date="2020-08-09T09:5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HANA</w:t>
        </w:r>
        <w:r w:rsidRPr="00AF13E7">
          <w:rPr>
            <w:rFonts w:ascii="Times New Roman" w:hAnsi="Times New Roman" w:cs="Times New Roman"/>
            <w:sz w:val="28"/>
            <w:szCs w:val="28"/>
            <w:lang w:val="ru-RU"/>
            <w:rPrChange w:id="908" w:author="Пользователь Windows" w:date="2020-08-09T09:5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XS</w:t>
        </w:r>
      </w:ins>
      <w:ins w:id="909" w:author="Пользователь Windows" w:date="2020-08-24T12:16:00Z">
        <w:r w:rsidR="000524ED">
          <w:rPr>
            <w:rFonts w:ascii="Times New Roman" w:hAnsi="Times New Roman" w:cs="Times New Roman"/>
            <w:sz w:val="28"/>
            <w:szCs w:val="28"/>
          </w:rPr>
          <w:t>A</w:t>
        </w:r>
      </w:ins>
      <w:ins w:id="910" w:author="Пользователь Windows" w:date="2020-08-09T09:58:00Z">
        <w:r w:rsidRPr="00AF13E7">
          <w:rPr>
            <w:rFonts w:ascii="Times New Roman" w:hAnsi="Times New Roman" w:cs="Times New Roman"/>
            <w:sz w:val="28"/>
            <w:szCs w:val="28"/>
            <w:lang w:val="ru-RU"/>
            <w:rPrChange w:id="911" w:author="Пользователь Windows" w:date="2020-08-09T09:5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необходимо отредактировать файл </w:t>
        </w:r>
        <w:r>
          <w:rPr>
            <w:rFonts w:ascii="Times New Roman" w:hAnsi="Times New Roman" w:cs="Times New Roman"/>
            <w:sz w:val="28"/>
            <w:szCs w:val="28"/>
          </w:rPr>
          <w:t>host</w:t>
        </w:r>
      </w:ins>
      <w:ins w:id="912" w:author="Пользователь Windows" w:date="2020-08-09T10:01:00Z">
        <w:r>
          <w:rPr>
            <w:rFonts w:ascii="Times New Roman" w:hAnsi="Times New Roman" w:cs="Times New Roman"/>
            <w:sz w:val="28"/>
            <w:szCs w:val="28"/>
          </w:rPr>
          <w:t>s</w:t>
        </w:r>
      </w:ins>
      <w:ins w:id="913" w:author="Пользователь Windows" w:date="2020-08-24T19:49:00Z">
        <w:r w:rsidR="00D82C31" w:rsidRPr="00D82C31">
          <w:rPr>
            <w:rFonts w:ascii="Times New Roman" w:hAnsi="Times New Roman" w:cs="Times New Roman"/>
            <w:sz w:val="28"/>
            <w:szCs w:val="28"/>
            <w:lang w:val="ru-RU"/>
            <w:rPrChange w:id="914" w:author="Пользователь Windows" w:date="2020-08-24T19:4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D82C31">
          <w:rPr>
            <w:rFonts w:ascii="Times New Roman" w:hAnsi="Times New Roman" w:cs="Times New Roman"/>
            <w:sz w:val="28"/>
            <w:szCs w:val="28"/>
            <w:lang w:val="ru-RU"/>
          </w:rPr>
          <w:t xml:space="preserve">на локальной </w:t>
        </w:r>
        <w:r w:rsidR="00D82C31">
          <w:rPr>
            <w:rFonts w:ascii="Times New Roman" w:hAnsi="Times New Roman" w:cs="Times New Roman"/>
            <w:sz w:val="28"/>
            <w:szCs w:val="28"/>
          </w:rPr>
          <w:t>Windows</w:t>
        </w:r>
        <w:r w:rsidR="00D82C31" w:rsidRPr="00D82C31">
          <w:rPr>
            <w:rFonts w:ascii="Times New Roman" w:hAnsi="Times New Roman" w:cs="Times New Roman"/>
            <w:sz w:val="28"/>
            <w:szCs w:val="28"/>
            <w:lang w:val="ru-RU"/>
            <w:rPrChange w:id="915" w:author="Пользователь Windows" w:date="2020-08-24T19:4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-</w:t>
        </w:r>
        <w:r w:rsidR="00D82C31">
          <w:rPr>
            <w:rFonts w:ascii="Times New Roman" w:hAnsi="Times New Roman" w:cs="Times New Roman"/>
            <w:sz w:val="28"/>
            <w:szCs w:val="28"/>
            <w:lang w:val="ru-RU"/>
          </w:rPr>
          <w:t>мшине.</w:t>
        </w:r>
      </w:ins>
    </w:p>
    <w:p w:rsidR="00AF13E7" w:rsidRPr="00AF13E7" w:rsidRDefault="00AF13E7">
      <w:pPr>
        <w:pStyle w:val="ListParagraph"/>
        <w:numPr>
          <w:ilvl w:val="0"/>
          <w:numId w:val="5"/>
        </w:numPr>
        <w:rPr>
          <w:ins w:id="916" w:author="Пользователь Windows" w:date="2020-08-09T10:02:00Z"/>
          <w:rFonts w:ascii="Times New Roman" w:hAnsi="Times New Roman" w:cs="Times New Roman"/>
          <w:sz w:val="28"/>
          <w:szCs w:val="28"/>
          <w:rPrChange w:id="917" w:author="Пользователь Windows" w:date="2020-08-09T10:02:00Z">
            <w:rPr>
              <w:ins w:id="918" w:author="Пользователь Windows" w:date="2020-08-09T10:02:00Z"/>
              <w:rFonts w:ascii="Times New Roman" w:hAnsi="Times New Roman" w:cs="Times New Roman"/>
              <w:sz w:val="28"/>
              <w:szCs w:val="28"/>
              <w:lang w:val="ru-RU"/>
            </w:rPr>
          </w:rPrChange>
        </w:rPr>
        <w:pPrChange w:id="919" w:author="Пользователь Windows" w:date="2020-08-09T10:02:00Z">
          <w:pPr/>
        </w:pPrChange>
      </w:pPr>
      <w:ins w:id="920" w:author="Пользователь Windows" w:date="2020-08-09T10:02:00Z">
        <w:r>
          <w:rPr>
            <w:rFonts w:ascii="Times New Roman" w:hAnsi="Times New Roman" w:cs="Times New Roman"/>
            <w:sz w:val="28"/>
            <w:szCs w:val="28"/>
            <w:lang w:val="ru-RU"/>
          </w:rPr>
          <w:t>Открываем блокнот от имни Администратора</w:t>
        </w:r>
      </w:ins>
    </w:p>
    <w:p w:rsidR="00AF13E7" w:rsidRPr="00AF13E7" w:rsidRDefault="00AF13E7">
      <w:pPr>
        <w:pStyle w:val="ListParagraph"/>
        <w:numPr>
          <w:ilvl w:val="0"/>
          <w:numId w:val="5"/>
        </w:numPr>
        <w:rPr>
          <w:ins w:id="921" w:author="Пользователь Windows" w:date="2020-08-09T10:01:00Z"/>
          <w:rFonts w:ascii="Times New Roman" w:hAnsi="Times New Roman" w:cs="Times New Roman"/>
          <w:sz w:val="28"/>
          <w:szCs w:val="28"/>
          <w:rPrChange w:id="922" w:author="Пользователь Windows" w:date="2020-08-09T10:04:00Z">
            <w:rPr>
              <w:ins w:id="923" w:author="Пользователь Windows" w:date="2020-08-09T10:01:00Z"/>
              <w:rFonts w:ascii="Times New Roman" w:hAnsi="Times New Roman" w:cs="Times New Roman"/>
              <w:sz w:val="28"/>
              <w:szCs w:val="28"/>
              <w:lang w:val="ru-RU"/>
            </w:rPr>
          </w:rPrChange>
        </w:rPr>
        <w:pPrChange w:id="924" w:author="Пользователь Windows" w:date="2020-08-09T10:04:00Z">
          <w:pPr/>
        </w:pPrChange>
      </w:pPr>
      <w:ins w:id="925" w:author="Пользователь Windows" w:date="2020-08-09T10:03:00Z">
        <w:r>
          <w:rPr>
            <w:rFonts w:ascii="Times New Roman" w:hAnsi="Times New Roman" w:cs="Times New Roman"/>
            <w:sz w:val="28"/>
            <w:szCs w:val="28"/>
            <w:lang w:val="ru-RU"/>
          </w:rPr>
          <w:t>Открываем</w:t>
        </w:r>
        <w:r w:rsidRPr="00AF13E7">
          <w:rPr>
            <w:rFonts w:ascii="Times New Roman" w:hAnsi="Times New Roman" w:cs="Times New Roman"/>
            <w:sz w:val="28"/>
            <w:szCs w:val="28"/>
            <w:rPrChange w:id="926" w:author="Пользователь Windows" w:date="2020-08-09T10:04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927" w:author="Пользователь Windows" w:date="2020-08-15T17:34:00Z">
        <w:r w:rsidR="00F619E5">
          <w:rPr>
            <w:rFonts w:ascii="Times New Roman" w:hAnsi="Times New Roman" w:cs="Times New Roman"/>
            <w:sz w:val="28"/>
            <w:szCs w:val="28"/>
            <w:lang w:val="ru-RU"/>
          </w:rPr>
          <w:t>в</w:t>
        </w:r>
        <w:r w:rsidR="00F619E5" w:rsidRPr="0065595B">
          <w:rPr>
            <w:rFonts w:ascii="Times New Roman" w:hAnsi="Times New Roman" w:cs="Times New Roman"/>
            <w:sz w:val="28"/>
            <w:szCs w:val="28"/>
            <w:rPrChange w:id="928" w:author="Пользователь Windows" w:date="2020-08-15T17:40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  <w:r w:rsidR="00F619E5">
          <w:rPr>
            <w:rFonts w:ascii="Times New Roman" w:hAnsi="Times New Roman" w:cs="Times New Roman"/>
            <w:sz w:val="28"/>
            <w:szCs w:val="28"/>
            <w:lang w:val="ru-RU"/>
          </w:rPr>
          <w:t>блокноте</w:t>
        </w:r>
        <w:r w:rsidR="00F619E5" w:rsidRPr="0065595B">
          <w:rPr>
            <w:rFonts w:ascii="Times New Roman" w:hAnsi="Times New Roman" w:cs="Times New Roman"/>
            <w:sz w:val="28"/>
            <w:szCs w:val="28"/>
            <w:rPrChange w:id="929" w:author="Пользователь Windows" w:date="2020-08-15T17:40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930" w:author="Пользователь Windows" w:date="2020-08-09T10:03:00Z">
        <w:r>
          <w:rPr>
            <w:rFonts w:ascii="Times New Roman" w:hAnsi="Times New Roman" w:cs="Times New Roman"/>
            <w:sz w:val="28"/>
            <w:szCs w:val="28"/>
            <w:lang w:val="ru-RU"/>
          </w:rPr>
          <w:t>файл</w:t>
        </w:r>
        <w:r w:rsidRPr="00AF13E7">
          <w:rPr>
            <w:rFonts w:ascii="Times New Roman" w:hAnsi="Times New Roman" w:cs="Times New Roman"/>
            <w:sz w:val="28"/>
            <w:szCs w:val="28"/>
            <w:rPrChange w:id="931" w:author="Пользователь Windows" w:date="2020-08-09T10:04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 xml:space="preserve"> </w:t>
        </w:r>
      </w:ins>
      <w:ins w:id="932" w:author="Пользователь Windows" w:date="2020-08-09T10:04:00Z">
        <w:r w:rsidRPr="00AF13E7">
          <w:rPr>
            <w:rFonts w:ascii="Times New Roman" w:hAnsi="Times New Roman" w:cs="Times New Roman"/>
            <w:sz w:val="28"/>
            <w:szCs w:val="28"/>
            <w:rPrChange w:id="933" w:author="Пользователь Windows" w:date="2020-08-09T10:04:00Z">
              <w:rPr>
                <w:rFonts w:ascii="Times New Roman" w:hAnsi="Times New Roman" w:cs="Times New Roman"/>
                <w:sz w:val="28"/>
                <w:szCs w:val="28"/>
                <w:lang w:val="ru-RU"/>
              </w:rPr>
            </w:rPrChange>
          </w:rPr>
          <w:t>C:\Windows\System32\drivers\etc\</w:t>
        </w:r>
        <w:r>
          <w:rPr>
            <w:rFonts w:ascii="Times New Roman" w:hAnsi="Times New Roman" w:cs="Times New Roman"/>
            <w:sz w:val="28"/>
            <w:szCs w:val="28"/>
          </w:rPr>
          <w:t>hosts</w:t>
        </w:r>
      </w:ins>
    </w:p>
    <w:p w:rsidR="00AF13E7" w:rsidRDefault="00AF13E7">
      <w:pPr>
        <w:rPr>
          <w:ins w:id="934" w:author="Пользователь Windows" w:date="2020-08-09T10:04:00Z"/>
          <w:rFonts w:ascii="Times New Roman" w:hAnsi="Times New Roman" w:cs="Times New Roman"/>
          <w:sz w:val="28"/>
          <w:szCs w:val="28"/>
          <w:lang w:val="ru-RU"/>
        </w:rPr>
      </w:pPr>
      <w:ins w:id="935" w:author="Пользователь Windows" w:date="2020-08-09T10:01:00Z">
        <w:r>
          <w:rPr>
            <w:noProof/>
          </w:rPr>
          <w:lastRenderedPageBreak/>
          <w:drawing>
            <wp:inline distT="0" distB="0" distL="0" distR="0" wp14:anchorId="300E504C" wp14:editId="0307FA72">
              <wp:extent cx="6152515" cy="3832225"/>
              <wp:effectExtent l="0" t="0" r="635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832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13E7" w:rsidRDefault="00AF13E7">
      <w:pPr>
        <w:pStyle w:val="ListParagraph"/>
        <w:numPr>
          <w:ilvl w:val="0"/>
          <w:numId w:val="5"/>
        </w:numPr>
        <w:rPr>
          <w:ins w:id="936" w:author="Пользователь Windows" w:date="2020-08-09T10:08:00Z"/>
          <w:rFonts w:ascii="Times New Roman" w:hAnsi="Times New Roman" w:cs="Times New Roman"/>
          <w:sz w:val="28"/>
          <w:szCs w:val="28"/>
          <w:lang w:val="ru-RU"/>
        </w:rPr>
        <w:pPrChange w:id="937" w:author="Пользователь Windows" w:date="2020-08-09T10:04:00Z">
          <w:pPr/>
        </w:pPrChange>
      </w:pPr>
      <w:ins w:id="938" w:author="Пользователь Windows" w:date="2020-08-09T10:05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Вносим строку </w:t>
        </w:r>
      </w:ins>
      <w:ins w:id="939" w:author="Пользователь Windows" w:date="2020-08-09T10:08:00Z">
        <w:r>
          <w:rPr>
            <w:rFonts w:ascii="Times New Roman" w:hAnsi="Times New Roman" w:cs="Times New Roman"/>
            <w:sz w:val="28"/>
            <w:szCs w:val="28"/>
            <w:lang w:val="ru-RU"/>
          </w:rPr>
          <w:t>вида</w:t>
        </w:r>
      </w:ins>
      <w:ins w:id="940" w:author="Пользователь Windows" w:date="2020-08-09T10:09:00Z">
        <w:r w:rsidR="00207FC7">
          <w:rPr>
            <w:rFonts w:ascii="Times New Roman" w:hAnsi="Times New Roman" w:cs="Times New Roman"/>
            <w:sz w:val="28"/>
            <w:szCs w:val="28"/>
          </w:rPr>
          <w:t>:</w:t>
        </w:r>
      </w:ins>
    </w:p>
    <w:p w:rsidR="00AF13E7" w:rsidRPr="00E661D6" w:rsidRDefault="00AF13E7">
      <w:pPr>
        <w:pStyle w:val="ListParagraph"/>
        <w:rPr>
          <w:ins w:id="941" w:author="Пользователь Windows" w:date="2020-08-01T15:18:00Z"/>
          <w:rFonts w:ascii="Times New Roman" w:hAnsi="Times New Roman" w:cs="Times New Roman"/>
          <w:sz w:val="28"/>
          <w:szCs w:val="28"/>
          <w:rPrChange w:id="942" w:author="Пользователь Windows" w:date="2020-08-21T15:09:00Z">
            <w:rPr>
              <w:ins w:id="943" w:author="Пользователь Windows" w:date="2020-08-01T15:18:00Z"/>
              <w:rFonts w:ascii="Times New Roman" w:hAnsi="Times New Roman" w:cs="Times New Roman"/>
              <w:sz w:val="28"/>
              <w:szCs w:val="28"/>
              <w:lang w:val="ru-RU"/>
            </w:rPr>
          </w:rPrChange>
        </w:rPr>
        <w:pPrChange w:id="944" w:author="Пользователь Windows" w:date="2020-08-09T10:08:00Z">
          <w:pPr/>
        </w:pPrChange>
      </w:pPr>
      <w:ins w:id="945" w:author="Пользователь Windows" w:date="2020-08-09T10:08:00Z">
        <w:r>
          <w:rPr>
            <w:rFonts w:ascii="Times New Roman" w:hAnsi="Times New Roman" w:cs="Times New Roman"/>
            <w:sz w:val="28"/>
            <w:szCs w:val="28"/>
          </w:rPr>
          <w:t>&lt;внешний ip-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адрес</w:t>
        </w:r>
      </w:ins>
      <w:ins w:id="946" w:author="Пользователь Windows" w:date="2020-08-09T10:09:00Z">
        <w:r>
          <w:rPr>
            <w:rFonts w:ascii="Times New Roman" w:hAnsi="Times New Roman" w:cs="Times New Roman"/>
            <w:sz w:val="28"/>
            <w:szCs w:val="28"/>
          </w:rPr>
          <w:t>&gt; &lt;hostname&gt;</w:t>
        </w:r>
      </w:ins>
      <w:ins w:id="947" w:author="Пользователь Windows" w:date="2020-08-09T10:08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</w:p>
    <w:p w:rsidR="005D3112" w:rsidRPr="00AF13E7" w:rsidRDefault="005D3112">
      <w:pPr>
        <w:rPr>
          <w:ins w:id="948" w:author="Пользователь Windows" w:date="2020-08-01T15:18:00Z"/>
          <w:rFonts w:ascii="Times New Roman" w:hAnsi="Times New Roman" w:cs="Times New Roman"/>
          <w:sz w:val="28"/>
          <w:szCs w:val="28"/>
          <w:lang w:val="ru-RU"/>
        </w:rPr>
      </w:pPr>
    </w:p>
    <w:p w:rsidR="005D3112" w:rsidRPr="00AF13E7" w:rsidRDefault="00AF13E7">
      <w:pPr>
        <w:rPr>
          <w:ins w:id="949" w:author="Пользователь Windows" w:date="2020-08-01T15:18:00Z"/>
          <w:rFonts w:ascii="Times New Roman" w:hAnsi="Times New Roman" w:cs="Times New Roman"/>
          <w:sz w:val="28"/>
          <w:szCs w:val="28"/>
          <w:lang w:val="ru-RU"/>
        </w:rPr>
      </w:pPr>
      <w:ins w:id="950" w:author="Пользователь Windows" w:date="2020-08-09T10:08:00Z">
        <w:r>
          <w:rPr>
            <w:noProof/>
          </w:rPr>
          <w:drawing>
            <wp:inline distT="0" distB="0" distL="0" distR="0" wp14:anchorId="567BB81E" wp14:editId="5E65D81F">
              <wp:extent cx="6152515" cy="1102995"/>
              <wp:effectExtent l="0" t="0" r="635" b="1905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11029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0B56" w:rsidRDefault="00210B56" w:rsidP="00210B56">
      <w:pPr>
        <w:rPr>
          <w:ins w:id="951" w:author="Пользователь Windows" w:date="2020-08-09T11:16:00Z"/>
          <w:rFonts w:ascii="Times New Roman" w:hAnsi="Times New Roman" w:cs="Times New Roman"/>
          <w:b/>
          <w:sz w:val="32"/>
          <w:szCs w:val="32"/>
          <w:lang w:val="ru-RU"/>
        </w:rPr>
      </w:pPr>
      <w:ins w:id="952" w:author="Пользователь Windows" w:date="2020-08-09T11:16:00Z">
        <w:r w:rsidRPr="006F3A97">
          <w:rPr>
            <w:rFonts w:ascii="Times New Roman" w:hAnsi="Times New Roman" w:cs="Times New Roman"/>
            <w:b/>
            <w:sz w:val="32"/>
            <w:szCs w:val="32"/>
            <w:lang w:val="ru-RU"/>
          </w:rPr>
          <w:t xml:space="preserve">Шаг </w:t>
        </w:r>
      </w:ins>
      <w:ins w:id="953" w:author="Пользователь Windows" w:date="2020-08-24T00:19:00Z">
        <w:r w:rsidR="008C36D1">
          <w:rPr>
            <w:rFonts w:ascii="Times New Roman" w:hAnsi="Times New Roman" w:cs="Times New Roman"/>
            <w:b/>
            <w:sz w:val="32"/>
            <w:szCs w:val="32"/>
            <w:lang w:val="ru-RU"/>
          </w:rPr>
          <w:t>7</w:t>
        </w:r>
      </w:ins>
      <w:ins w:id="954" w:author="Пользователь Windows" w:date="2020-08-09T11:16:00Z">
        <w:r w:rsidRPr="006F3A97">
          <w:rPr>
            <w:rFonts w:ascii="Times New Roman" w:hAnsi="Times New Roman" w:cs="Times New Roman"/>
            <w:b/>
            <w:sz w:val="32"/>
            <w:szCs w:val="32"/>
            <w:lang w:val="ru-RU"/>
          </w:rPr>
          <w:t>. Начало работы.</w:t>
        </w:r>
      </w:ins>
    </w:p>
    <w:p w:rsidR="005D3112" w:rsidDel="00210B56" w:rsidRDefault="005D3112">
      <w:pPr>
        <w:rPr>
          <w:del w:id="955" w:author="Пользователь Windows" w:date="2020-08-09T11:16:00Z"/>
          <w:rFonts w:ascii="Times New Roman" w:hAnsi="Times New Roman" w:cs="Times New Roman"/>
          <w:sz w:val="32"/>
          <w:szCs w:val="32"/>
          <w:lang w:val="ru-RU"/>
        </w:rPr>
      </w:pPr>
    </w:p>
    <w:p w:rsidR="00210B56" w:rsidRDefault="00210B56">
      <w:pPr>
        <w:rPr>
          <w:ins w:id="956" w:author="Пользователь Windows" w:date="2020-08-09T11:16:00Z"/>
          <w:rFonts w:ascii="Times New Roman" w:hAnsi="Times New Roman" w:cs="Times New Roman"/>
          <w:sz w:val="28"/>
          <w:szCs w:val="28"/>
          <w:lang w:val="ru-RU"/>
        </w:rPr>
      </w:pPr>
    </w:p>
    <w:p w:rsidR="004069FF" w:rsidRDefault="00276795">
      <w:pPr>
        <w:rPr>
          <w:rFonts w:ascii="Times New Roman" w:hAnsi="Times New Roman" w:cs="Times New Roman"/>
          <w:sz w:val="32"/>
          <w:szCs w:val="32"/>
          <w:lang w:val="ru-RU"/>
        </w:rPr>
      </w:pPr>
      <w:ins w:id="957" w:author="Пользователь Windows" w:date="2020-08-09T11:17:00Z">
        <w:r>
          <w:rPr>
            <w:rFonts w:ascii="Times New Roman" w:hAnsi="Times New Roman" w:cs="Times New Roman"/>
            <w:sz w:val="28"/>
            <w:szCs w:val="28"/>
            <w:lang w:val="ru-RU"/>
          </w:rPr>
          <w:t>Существует неск</w:t>
        </w:r>
      </w:ins>
      <w:ins w:id="958" w:author="Пользователь Windows" w:date="2020-08-09T11:35:00Z">
        <w:r w:rsidR="00E8106A">
          <w:rPr>
            <w:rFonts w:ascii="Times New Roman" w:hAnsi="Times New Roman" w:cs="Times New Roman"/>
            <w:sz w:val="28"/>
            <w:szCs w:val="28"/>
            <w:lang w:val="ru-RU"/>
          </w:rPr>
          <w:t xml:space="preserve">олько способов администрирования и разработки для </w:t>
        </w:r>
      </w:ins>
      <w:ins w:id="959" w:author="Пользователь Windows" w:date="2020-08-09T11:17:00Z">
        <w:r w:rsidR="00210B56">
          <w:rPr>
            <w:rFonts w:ascii="Times New Roman" w:hAnsi="Times New Roman" w:cs="Times New Roman"/>
            <w:sz w:val="28"/>
            <w:szCs w:val="28"/>
          </w:rPr>
          <w:t>SAP</w:t>
        </w:r>
        <w:r w:rsidR="00210B56" w:rsidRPr="00276795">
          <w:rPr>
            <w:rFonts w:ascii="Times New Roman" w:hAnsi="Times New Roman" w:cs="Times New Roman"/>
            <w:sz w:val="28"/>
            <w:szCs w:val="28"/>
            <w:lang w:val="ru-RU"/>
            <w:rPrChange w:id="960" w:author="Пользователь Windows" w:date="2020-08-09T11:1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210B56">
          <w:rPr>
            <w:rFonts w:ascii="Times New Roman" w:hAnsi="Times New Roman" w:cs="Times New Roman"/>
            <w:sz w:val="28"/>
            <w:szCs w:val="28"/>
          </w:rPr>
          <w:t>HANA</w:t>
        </w:r>
        <w:r w:rsidR="00210B56" w:rsidRPr="00276795">
          <w:rPr>
            <w:rFonts w:ascii="Times New Roman" w:hAnsi="Times New Roman" w:cs="Times New Roman"/>
            <w:sz w:val="28"/>
            <w:szCs w:val="28"/>
            <w:lang w:val="ru-RU"/>
            <w:rPrChange w:id="961" w:author="Пользователь Windows" w:date="2020-08-09T11:1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210B56">
          <w:rPr>
            <w:rFonts w:ascii="Times New Roman" w:hAnsi="Times New Roman" w:cs="Times New Roman"/>
            <w:sz w:val="28"/>
            <w:szCs w:val="28"/>
          </w:rPr>
          <w:t>XS</w:t>
        </w:r>
      </w:ins>
      <w:ins w:id="962" w:author="Пользователь Windows" w:date="2020-08-24T12:16:00Z">
        <w:r w:rsidR="000524ED">
          <w:rPr>
            <w:rFonts w:ascii="Times New Roman" w:hAnsi="Times New Roman" w:cs="Times New Roman"/>
            <w:sz w:val="28"/>
            <w:szCs w:val="28"/>
          </w:rPr>
          <w:t>A</w:t>
        </w:r>
      </w:ins>
      <w:del w:id="963" w:author="Пользователь Windows" w:date="2020-08-09T11:17:00Z">
        <w:r w:rsidR="006A2EB6" w:rsidDel="00276795">
          <w:rPr>
            <w:rFonts w:ascii="Times New Roman" w:hAnsi="Times New Roman" w:cs="Times New Roman"/>
            <w:sz w:val="32"/>
            <w:szCs w:val="32"/>
            <w:lang w:val="ru-RU"/>
          </w:rPr>
          <w:delText>Два варианта управления базой данных</w:delText>
        </w:r>
      </w:del>
    </w:p>
    <w:p w:rsidR="001D6460" w:rsidRDefault="00E8106A">
      <w:pPr>
        <w:rPr>
          <w:ins w:id="964" w:author="Пользователь Windows" w:date="2020-08-09T11:41:00Z"/>
          <w:rFonts w:ascii="Times New Roman" w:hAnsi="Times New Roman" w:cs="Times New Roman"/>
          <w:sz w:val="32"/>
          <w:szCs w:val="32"/>
          <w:lang w:val="ru-RU"/>
        </w:rPr>
      </w:pPr>
      <w:ins w:id="965" w:author="Пользователь Windows" w:date="2020-08-09T11:36:00Z">
        <w:r>
          <w:rPr>
            <w:rFonts w:ascii="Times New Roman" w:hAnsi="Times New Roman" w:cs="Times New Roman"/>
            <w:sz w:val="32"/>
            <w:szCs w:val="32"/>
            <w:lang w:val="ru-RU"/>
          </w:rPr>
          <w:t>Администрирование</w:t>
        </w:r>
      </w:ins>
      <w:del w:id="966" w:author="Пользователь Windows" w:date="2020-08-09T11:36:00Z">
        <w:r w:rsidR="006A2EB6" w:rsidDel="00E8106A">
          <w:rPr>
            <w:rFonts w:ascii="Times New Roman" w:hAnsi="Times New Roman" w:cs="Times New Roman"/>
            <w:sz w:val="32"/>
            <w:szCs w:val="32"/>
            <w:lang w:val="ru-RU"/>
          </w:rPr>
          <w:delText>Вариант 1</w:delText>
        </w:r>
      </w:del>
      <w:ins w:id="967" w:author="Пользователь Windows" w:date="2020-08-09T11:36:00Z">
        <w:r w:rsidRPr="00E8106A">
          <w:rPr>
            <w:rFonts w:ascii="Times New Roman" w:hAnsi="Times New Roman" w:cs="Times New Roman"/>
            <w:sz w:val="32"/>
            <w:szCs w:val="32"/>
            <w:lang w:val="ru-RU"/>
            <w:rPrChange w:id="968" w:author="Пользователь Windows" w:date="2020-08-09T11:3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:</w:t>
        </w:r>
      </w:ins>
      <w:del w:id="969" w:author="Пользователь Windows" w:date="2020-08-09T11:36:00Z">
        <w:r w:rsidR="006A2EB6" w:rsidDel="00E8106A">
          <w:rPr>
            <w:rFonts w:ascii="Times New Roman" w:hAnsi="Times New Roman" w:cs="Times New Roman"/>
            <w:sz w:val="32"/>
            <w:szCs w:val="32"/>
            <w:lang w:val="ru-RU"/>
          </w:rPr>
          <w:delText>.</w:delText>
        </w:r>
      </w:del>
      <w:r w:rsidR="006A2EB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6A2EB6">
        <w:rPr>
          <w:rFonts w:ascii="Times New Roman" w:hAnsi="Times New Roman" w:cs="Times New Roman"/>
          <w:sz w:val="32"/>
          <w:szCs w:val="32"/>
        </w:rPr>
        <w:t>SAP</w:t>
      </w:r>
      <w:r w:rsidR="006A2EB6" w:rsidRPr="006A2EB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6A2EB6">
        <w:rPr>
          <w:rFonts w:ascii="Times New Roman" w:hAnsi="Times New Roman" w:cs="Times New Roman"/>
          <w:sz w:val="32"/>
          <w:szCs w:val="32"/>
        </w:rPr>
        <w:t>HANA</w:t>
      </w:r>
      <w:r w:rsidR="006A2EB6" w:rsidRPr="006A2EB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6A2EB6">
        <w:rPr>
          <w:rFonts w:ascii="Times New Roman" w:hAnsi="Times New Roman" w:cs="Times New Roman"/>
          <w:sz w:val="32"/>
          <w:szCs w:val="32"/>
        </w:rPr>
        <w:t>Cockpit</w:t>
      </w:r>
      <w:ins w:id="970" w:author="Пользователь Windows" w:date="2020-08-15T17:44:00Z">
        <w:r w:rsidR="0065595B">
          <w:rPr>
            <w:rFonts w:ascii="Times New Roman" w:hAnsi="Times New Roman" w:cs="Times New Roman"/>
            <w:sz w:val="32"/>
            <w:szCs w:val="32"/>
            <w:lang w:val="ru-RU"/>
          </w:rPr>
          <w:t>.</w:t>
        </w:r>
      </w:ins>
      <w:del w:id="971" w:author="Пользователь Windows" w:date="2020-08-15T17:44:00Z">
        <w:r w:rsidR="006A2EB6" w:rsidRPr="006A2EB6" w:rsidDel="0065595B">
          <w:rPr>
            <w:rFonts w:ascii="Times New Roman" w:hAnsi="Times New Roman" w:cs="Times New Roman"/>
            <w:sz w:val="32"/>
            <w:szCs w:val="32"/>
            <w:lang w:val="ru-RU"/>
          </w:rPr>
          <w:delText xml:space="preserve"> – </w:delText>
        </w:r>
      </w:del>
      <w:del w:id="972" w:author="Пользователь Windows" w:date="2020-08-09T11:36:00Z">
        <w:r w:rsidR="006A2EB6" w:rsidDel="00E8106A">
          <w:rPr>
            <w:rFonts w:ascii="Times New Roman" w:hAnsi="Times New Roman" w:cs="Times New Roman"/>
            <w:sz w:val="32"/>
            <w:szCs w:val="32"/>
            <w:lang w:val="ru-RU"/>
          </w:rPr>
          <w:delText>именно его</w:delText>
        </w:r>
      </w:del>
      <w:ins w:id="973" w:author="Пользователь Windows" w:date="2020-08-09T11:36:00Z">
        <w:r w:rsidR="0065595B">
          <w:rPr>
            <w:rFonts w:ascii="Times New Roman" w:hAnsi="Times New Roman" w:cs="Times New Roman"/>
            <w:sz w:val="32"/>
            <w:szCs w:val="32"/>
            <w:lang w:val="ru-RU"/>
          </w:rPr>
          <w:t xml:space="preserve"> В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 настоящее время</w:t>
        </w:r>
      </w:ins>
      <w:r w:rsidR="006A2EB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6A2EB6">
        <w:rPr>
          <w:rFonts w:ascii="Times New Roman" w:hAnsi="Times New Roman" w:cs="Times New Roman"/>
          <w:sz w:val="32"/>
          <w:szCs w:val="32"/>
        </w:rPr>
        <w:t>SAP</w:t>
      </w:r>
      <w:r w:rsidR="006A2EB6" w:rsidRPr="006A2EB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6A2EB6">
        <w:rPr>
          <w:rFonts w:ascii="Times New Roman" w:hAnsi="Times New Roman" w:cs="Times New Roman"/>
          <w:sz w:val="32"/>
          <w:szCs w:val="32"/>
          <w:lang w:val="ru-RU"/>
        </w:rPr>
        <w:t xml:space="preserve">позиционирует </w:t>
      </w:r>
      <w:ins w:id="974" w:author="Пользователь Windows" w:date="2020-08-09T11:37:00Z">
        <w:r w:rsidR="0065595B" w:rsidRPr="0065595B">
          <w:rPr>
            <w:rFonts w:ascii="Times New Roman" w:hAnsi="Times New Roman" w:cs="Times New Roman"/>
            <w:sz w:val="32"/>
            <w:szCs w:val="32"/>
            <w:lang w:val="ru-RU"/>
            <w:rPrChange w:id="975" w:author="Пользователь Windows" w:date="2020-08-15T17:45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его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, </w:t>
        </w:r>
      </w:ins>
      <w:r w:rsidR="006A2EB6">
        <w:rPr>
          <w:rFonts w:ascii="Times New Roman" w:hAnsi="Times New Roman" w:cs="Times New Roman"/>
          <w:sz w:val="32"/>
          <w:szCs w:val="32"/>
          <w:lang w:val="ru-RU"/>
        </w:rPr>
        <w:t>как основной инструмент</w:t>
      </w:r>
      <w:ins w:id="976" w:author="Пользователь Windows" w:date="2020-08-09T11:38:00Z">
        <w:r w:rsidR="00781816">
          <w:rPr>
            <w:rFonts w:ascii="Times New Roman" w:hAnsi="Times New Roman" w:cs="Times New Roman"/>
            <w:sz w:val="32"/>
            <w:szCs w:val="32"/>
            <w:lang w:val="ru-RU"/>
          </w:rPr>
          <w:t xml:space="preserve"> управления базой данных.</w:t>
        </w:r>
      </w:ins>
      <w:ins w:id="977" w:author="Пользователь Windows" w:date="2020-08-09T11:44:00Z">
        <w:r w:rsidR="00781816" w:rsidRPr="00781816">
          <w:rPr>
            <w:rFonts w:ascii="Times New Roman" w:hAnsi="Times New Roman" w:cs="Times New Roman"/>
            <w:sz w:val="32"/>
            <w:szCs w:val="32"/>
            <w:lang w:val="ru-RU"/>
            <w:rPrChange w:id="978" w:author="Пользователь Windows" w:date="2020-08-09T11:4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781816">
          <w:rPr>
            <w:rFonts w:ascii="Times New Roman" w:hAnsi="Times New Roman" w:cs="Times New Roman"/>
            <w:sz w:val="32"/>
            <w:szCs w:val="32"/>
            <w:lang w:val="ru-RU"/>
          </w:rPr>
          <w:t>Т</w:t>
        </w:r>
      </w:ins>
      <w:ins w:id="979" w:author="Пользователь Windows" w:date="2020-08-09T11:45:00Z">
        <w:r w:rsidR="00781816">
          <w:rPr>
            <w:rFonts w:ascii="Times New Roman" w:hAnsi="Times New Roman" w:cs="Times New Roman"/>
            <w:sz w:val="32"/>
            <w:szCs w:val="32"/>
            <w:lang w:val="ru-RU"/>
          </w:rPr>
          <w:t>акже возможно управление базой данных из</w:t>
        </w:r>
      </w:ins>
      <w:ins w:id="980" w:author="Пользователь Windows" w:date="2020-08-09T11:38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981" w:author="Пользователь Windows" w:date="2020-08-09T11:39:00Z">
        <w:r>
          <w:rPr>
            <w:rFonts w:ascii="Times New Roman" w:hAnsi="Times New Roman" w:cs="Times New Roman"/>
            <w:sz w:val="32"/>
            <w:szCs w:val="32"/>
          </w:rPr>
          <w:t>Eclipse</w:t>
        </w:r>
        <w:r w:rsidRPr="00E8106A">
          <w:rPr>
            <w:rFonts w:ascii="Times New Roman" w:hAnsi="Times New Roman" w:cs="Times New Roman"/>
            <w:sz w:val="32"/>
            <w:szCs w:val="32"/>
            <w:lang w:val="ru-RU"/>
            <w:rPrChange w:id="982" w:author="Пользователь Windows" w:date="2020-08-09T11:39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983" w:author="Пользователь Windows" w:date="2020-08-09T11:40:00Z">
        <w:r w:rsidR="00BC10B3">
          <w:rPr>
            <w:rFonts w:ascii="Times New Roman" w:hAnsi="Times New Roman" w:cs="Times New Roman"/>
            <w:sz w:val="32"/>
            <w:szCs w:val="32"/>
            <w:lang w:val="ru-RU"/>
          </w:rPr>
          <w:t>(</w:t>
        </w:r>
      </w:ins>
      <w:ins w:id="984" w:author="Пользователь Windows" w:date="2020-08-09T11:41:00Z">
        <w:r w:rsidR="001D6460">
          <w:rPr>
            <w:rFonts w:ascii="Times New Roman" w:hAnsi="Times New Roman" w:cs="Times New Roman"/>
            <w:sz w:val="32"/>
            <w:szCs w:val="32"/>
            <w:lang w:val="ru-RU"/>
          </w:rPr>
          <w:t xml:space="preserve">Перспектива – </w:t>
        </w:r>
        <w:r w:rsidR="001D6460">
          <w:rPr>
            <w:rFonts w:ascii="Times New Roman" w:hAnsi="Times New Roman" w:cs="Times New Roman"/>
            <w:sz w:val="32"/>
            <w:szCs w:val="32"/>
          </w:rPr>
          <w:t>SAP</w:t>
        </w:r>
        <w:r w:rsidR="001D6460" w:rsidRPr="001D6460">
          <w:rPr>
            <w:rFonts w:ascii="Times New Roman" w:hAnsi="Times New Roman" w:cs="Times New Roman"/>
            <w:sz w:val="32"/>
            <w:szCs w:val="32"/>
            <w:lang w:val="ru-RU"/>
            <w:rPrChange w:id="985" w:author="Пользователь Windows" w:date="2020-08-09T11:4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1D6460">
          <w:rPr>
            <w:rFonts w:ascii="Times New Roman" w:hAnsi="Times New Roman" w:cs="Times New Roman"/>
            <w:sz w:val="32"/>
            <w:szCs w:val="32"/>
          </w:rPr>
          <w:t>HANA</w:t>
        </w:r>
        <w:r w:rsidR="001D6460" w:rsidRPr="001D6460">
          <w:rPr>
            <w:rFonts w:ascii="Times New Roman" w:hAnsi="Times New Roman" w:cs="Times New Roman"/>
            <w:sz w:val="32"/>
            <w:szCs w:val="32"/>
            <w:lang w:val="ru-RU"/>
            <w:rPrChange w:id="986" w:author="Пользователь Windows" w:date="2020-08-09T11:4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1D6460">
          <w:rPr>
            <w:rFonts w:ascii="Times New Roman" w:hAnsi="Times New Roman" w:cs="Times New Roman"/>
            <w:sz w:val="32"/>
            <w:szCs w:val="32"/>
          </w:rPr>
          <w:t>Administration</w:t>
        </w:r>
        <w:r w:rsidR="001D6460" w:rsidRPr="001D6460">
          <w:rPr>
            <w:rFonts w:ascii="Times New Roman" w:hAnsi="Times New Roman" w:cs="Times New Roman"/>
            <w:sz w:val="32"/>
            <w:szCs w:val="32"/>
            <w:lang w:val="ru-RU"/>
            <w:rPrChange w:id="987" w:author="Пользователь Windows" w:date="2020-08-09T11:4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1D6460">
          <w:rPr>
            <w:rFonts w:ascii="Times New Roman" w:hAnsi="Times New Roman" w:cs="Times New Roman"/>
            <w:sz w:val="32"/>
            <w:szCs w:val="32"/>
          </w:rPr>
          <w:t>Console</w:t>
        </w:r>
      </w:ins>
      <w:ins w:id="988" w:author="Пользователь Windows" w:date="2020-08-09T11:40:00Z">
        <w:r w:rsidR="00BC10B3">
          <w:rPr>
            <w:rFonts w:ascii="Times New Roman" w:hAnsi="Times New Roman" w:cs="Times New Roman"/>
            <w:sz w:val="32"/>
            <w:szCs w:val="32"/>
            <w:lang w:val="ru-RU"/>
          </w:rPr>
          <w:t>)</w:t>
        </w:r>
      </w:ins>
    </w:p>
    <w:p w:rsidR="001D6460" w:rsidRPr="00E8106A" w:rsidRDefault="0026118D">
      <w:pPr>
        <w:rPr>
          <w:rFonts w:ascii="Times New Roman" w:hAnsi="Times New Roman" w:cs="Times New Roman"/>
          <w:sz w:val="32"/>
          <w:szCs w:val="32"/>
          <w:lang w:val="ru-RU"/>
        </w:rPr>
      </w:pPr>
      <w:ins w:id="989" w:author="Пользователь Windows" w:date="2020-08-09T11:42:00Z">
        <w:r>
          <w:rPr>
            <w:noProof/>
          </w:rPr>
          <w:lastRenderedPageBreak/>
          <w:drawing>
            <wp:inline distT="0" distB="0" distL="0" distR="0" wp14:anchorId="066F4C18" wp14:editId="76C6E8A4">
              <wp:extent cx="3810000" cy="4762500"/>
              <wp:effectExtent l="0" t="0" r="0" b="0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00" cy="4762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911ED" w:rsidRPr="00B911ED" w:rsidRDefault="006A2EB6">
      <w:pPr>
        <w:rPr>
          <w:ins w:id="990" w:author="Пользователь Windows" w:date="2020-08-10T01:55:00Z"/>
          <w:rFonts w:ascii="Times New Roman" w:hAnsi="Times New Roman" w:cs="Times New Roman"/>
          <w:sz w:val="32"/>
          <w:szCs w:val="32"/>
          <w:lang w:val="ru-RU"/>
        </w:rPr>
      </w:pPr>
      <w:del w:id="991" w:author="Пользователь Windows" w:date="2020-08-09T11:40:00Z">
        <w:r w:rsidDel="00BC10B3">
          <w:rPr>
            <w:rFonts w:ascii="Times New Roman" w:hAnsi="Times New Roman" w:cs="Times New Roman"/>
            <w:sz w:val="32"/>
            <w:szCs w:val="32"/>
            <w:lang w:val="ru-RU"/>
          </w:rPr>
          <w:delText>Вариант 2</w:delText>
        </w:r>
      </w:del>
      <w:ins w:id="992" w:author="Пользователь Windows" w:date="2020-08-09T11:40:00Z">
        <w:r w:rsidR="00BC10B3">
          <w:rPr>
            <w:rFonts w:ascii="Times New Roman" w:hAnsi="Times New Roman" w:cs="Times New Roman"/>
            <w:sz w:val="32"/>
            <w:szCs w:val="32"/>
            <w:lang w:val="ru-RU"/>
          </w:rPr>
          <w:t>Разработка</w:t>
        </w:r>
      </w:ins>
      <w:del w:id="993" w:author="Пользователь Windows" w:date="2020-08-09T11:41:00Z">
        <w:r w:rsidDel="001D6460">
          <w:rPr>
            <w:rFonts w:ascii="Times New Roman" w:hAnsi="Times New Roman" w:cs="Times New Roman"/>
            <w:sz w:val="32"/>
            <w:szCs w:val="32"/>
            <w:lang w:val="ru-RU"/>
          </w:rPr>
          <w:delText>.</w:delText>
        </w:r>
      </w:del>
      <w:ins w:id="994" w:author="Пользователь Windows" w:date="2020-08-09T11:42:00Z">
        <w:r w:rsidR="00781816" w:rsidRPr="00781816">
          <w:rPr>
            <w:rFonts w:ascii="Times New Roman" w:hAnsi="Times New Roman" w:cs="Times New Roman"/>
            <w:sz w:val="32"/>
            <w:szCs w:val="32"/>
            <w:lang w:val="ru-RU"/>
            <w:rPrChange w:id="995" w:author="Пользователь Windows" w:date="2020-08-09T11:4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: </w:t>
        </w:r>
      </w:ins>
      <w:ins w:id="996" w:author="Пользователь Windows" w:date="2020-08-15T17:46:00Z">
        <w:r w:rsidR="0065595B">
          <w:rPr>
            <w:rFonts w:ascii="Times New Roman" w:hAnsi="Times New Roman" w:cs="Times New Roman"/>
            <w:sz w:val="32"/>
            <w:szCs w:val="32"/>
            <w:lang w:val="ru-RU"/>
          </w:rPr>
          <w:t xml:space="preserve">Через веб-интерфейс, через инструмент </w:t>
        </w:r>
      </w:ins>
      <w:ins w:id="997" w:author="Пользователь Windows" w:date="2020-08-09T11:45:00Z">
        <w:r w:rsidR="00781816">
          <w:rPr>
            <w:rFonts w:ascii="Times New Roman" w:hAnsi="Times New Roman" w:cs="Times New Roman"/>
            <w:sz w:val="32"/>
            <w:szCs w:val="32"/>
          </w:rPr>
          <w:t>SAP</w:t>
        </w:r>
        <w:r w:rsidR="00781816" w:rsidRPr="00781816">
          <w:rPr>
            <w:rFonts w:ascii="Times New Roman" w:hAnsi="Times New Roman" w:cs="Times New Roman"/>
            <w:sz w:val="32"/>
            <w:szCs w:val="32"/>
            <w:lang w:val="ru-RU"/>
            <w:rPrChange w:id="998" w:author="Пользователь Windows" w:date="2020-08-09T11:4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781816">
          <w:rPr>
            <w:rFonts w:ascii="Times New Roman" w:hAnsi="Times New Roman" w:cs="Times New Roman"/>
            <w:sz w:val="32"/>
            <w:szCs w:val="32"/>
          </w:rPr>
          <w:t>Web</w:t>
        </w:r>
        <w:r w:rsidR="00781816" w:rsidRPr="00781816">
          <w:rPr>
            <w:rFonts w:ascii="Times New Roman" w:hAnsi="Times New Roman" w:cs="Times New Roman"/>
            <w:sz w:val="32"/>
            <w:szCs w:val="32"/>
            <w:lang w:val="ru-RU"/>
            <w:rPrChange w:id="999" w:author="Пользователь Windows" w:date="2020-08-09T11:4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781816">
          <w:rPr>
            <w:rFonts w:ascii="Times New Roman" w:hAnsi="Times New Roman" w:cs="Times New Roman"/>
            <w:sz w:val="32"/>
            <w:szCs w:val="32"/>
          </w:rPr>
          <w:t>IDE</w:t>
        </w:r>
        <w:r w:rsidR="00781816" w:rsidRPr="00781816">
          <w:rPr>
            <w:rFonts w:ascii="Times New Roman" w:hAnsi="Times New Roman" w:cs="Times New Roman"/>
            <w:sz w:val="32"/>
            <w:szCs w:val="32"/>
            <w:lang w:val="ru-RU"/>
            <w:rPrChange w:id="1000" w:author="Пользователь Windows" w:date="2020-08-09T11:4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1001" w:author="Пользователь Windows" w:date="2020-08-09T11:46:00Z">
        <w:r w:rsidR="00781816">
          <w:rPr>
            <w:rFonts w:ascii="Times New Roman" w:hAnsi="Times New Roman" w:cs="Times New Roman"/>
            <w:sz w:val="32"/>
            <w:szCs w:val="32"/>
            <w:lang w:val="ru-RU"/>
          </w:rPr>
          <w:t>и</w:t>
        </w:r>
      </w:ins>
      <w:ins w:id="1002" w:author="Пользователь Windows" w:date="2020-08-15T17:46:00Z">
        <w:r w:rsidR="0065595B">
          <w:rPr>
            <w:rFonts w:ascii="Times New Roman" w:hAnsi="Times New Roman" w:cs="Times New Roman"/>
            <w:sz w:val="32"/>
            <w:szCs w:val="32"/>
            <w:lang w:val="ru-RU"/>
          </w:rPr>
          <w:t>ли через</w:t>
        </w:r>
      </w:ins>
      <w:del w:id="1003" w:author="Пользователь Windows" w:date="2020-08-09T11:42:00Z">
        <w:r w:rsidDel="00781816">
          <w:rPr>
            <w:rFonts w:ascii="Times New Roman" w:hAnsi="Times New Roman" w:cs="Times New Roman"/>
            <w:sz w:val="32"/>
            <w:szCs w:val="32"/>
            <w:lang w:val="ru-RU"/>
          </w:rPr>
          <w:delText xml:space="preserve"> </w:delText>
        </w:r>
      </w:del>
      <w:ins w:id="1004" w:author="Пользователь Windows" w:date="2020-08-09T11:53:00Z">
        <w:r w:rsidR="009C5036" w:rsidRPr="009C5036">
          <w:rPr>
            <w:rFonts w:ascii="Times New Roman" w:hAnsi="Times New Roman" w:cs="Times New Roman"/>
            <w:sz w:val="32"/>
            <w:szCs w:val="32"/>
            <w:lang w:val="ru-RU"/>
            <w:rPrChange w:id="1005" w:author="Пользователь Windows" w:date="2020-08-09T11:5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r>
        <w:rPr>
          <w:rFonts w:ascii="Times New Roman" w:hAnsi="Times New Roman" w:cs="Times New Roman"/>
          <w:sz w:val="32"/>
          <w:szCs w:val="32"/>
        </w:rPr>
        <w:t>Eclipse</w:t>
      </w:r>
      <w:r w:rsidRPr="00160E79">
        <w:rPr>
          <w:rFonts w:ascii="Times New Roman" w:hAnsi="Times New Roman" w:cs="Times New Roman"/>
          <w:sz w:val="32"/>
          <w:szCs w:val="32"/>
          <w:lang w:val="ru-RU"/>
          <w:rPrChange w:id="1006" w:author="Пользователь Windows" w:date="2020-08-01T09:35:00Z">
            <w:rPr>
              <w:rFonts w:ascii="Times New Roman" w:hAnsi="Times New Roman" w:cs="Times New Roman"/>
              <w:sz w:val="32"/>
              <w:szCs w:val="32"/>
            </w:rPr>
          </w:rPrChange>
        </w:rPr>
        <w:t xml:space="preserve"> </w:t>
      </w:r>
      <w:ins w:id="1007" w:author="Пользователь Windows" w:date="2020-08-09T11:53:00Z">
        <w:r w:rsidR="009C5036" w:rsidRPr="009C5036">
          <w:rPr>
            <w:rFonts w:ascii="Times New Roman" w:hAnsi="Times New Roman" w:cs="Times New Roman"/>
            <w:sz w:val="32"/>
            <w:szCs w:val="32"/>
            <w:lang w:val="ru-RU"/>
            <w:rPrChange w:id="1008" w:author="Пользователь Windows" w:date="2020-08-09T11:5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(</w:t>
        </w:r>
        <w:r w:rsidR="009C5036">
          <w:rPr>
            <w:rFonts w:ascii="Times New Roman" w:hAnsi="Times New Roman" w:cs="Times New Roman"/>
            <w:sz w:val="32"/>
            <w:szCs w:val="32"/>
            <w:lang w:val="ru-RU"/>
          </w:rPr>
          <w:t xml:space="preserve">Перспектива – </w:t>
        </w:r>
        <w:r w:rsidR="009C5036">
          <w:rPr>
            <w:rFonts w:ascii="Times New Roman" w:hAnsi="Times New Roman" w:cs="Times New Roman"/>
            <w:sz w:val="32"/>
            <w:szCs w:val="32"/>
          </w:rPr>
          <w:t>SAP</w:t>
        </w:r>
        <w:r w:rsidR="009C5036" w:rsidRPr="009C5036">
          <w:rPr>
            <w:rFonts w:ascii="Times New Roman" w:hAnsi="Times New Roman" w:cs="Times New Roman"/>
            <w:sz w:val="32"/>
            <w:szCs w:val="32"/>
            <w:lang w:val="ru-RU"/>
            <w:rPrChange w:id="1009" w:author="Пользователь Windows" w:date="2020-08-09T11:5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9C5036">
          <w:rPr>
            <w:rFonts w:ascii="Times New Roman" w:hAnsi="Times New Roman" w:cs="Times New Roman"/>
            <w:sz w:val="32"/>
            <w:szCs w:val="32"/>
          </w:rPr>
          <w:t>HANA</w:t>
        </w:r>
        <w:r w:rsidR="009C5036" w:rsidRPr="009C5036">
          <w:rPr>
            <w:rFonts w:ascii="Times New Roman" w:hAnsi="Times New Roman" w:cs="Times New Roman"/>
            <w:sz w:val="32"/>
            <w:szCs w:val="32"/>
            <w:lang w:val="ru-RU"/>
            <w:rPrChange w:id="1010" w:author="Пользователь Windows" w:date="2020-08-09T11:5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9C5036">
          <w:rPr>
            <w:rFonts w:ascii="Times New Roman" w:hAnsi="Times New Roman" w:cs="Times New Roman"/>
            <w:sz w:val="32"/>
            <w:szCs w:val="32"/>
          </w:rPr>
          <w:t>Development</w:t>
        </w:r>
        <w:r w:rsidR="009C5036" w:rsidRPr="009C5036">
          <w:rPr>
            <w:rFonts w:ascii="Times New Roman" w:hAnsi="Times New Roman" w:cs="Times New Roman"/>
            <w:sz w:val="32"/>
            <w:szCs w:val="32"/>
            <w:lang w:val="ru-RU"/>
            <w:rPrChange w:id="1011" w:author="Пользователь Windows" w:date="2020-08-09T11:5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)</w:t>
        </w:r>
      </w:ins>
    </w:p>
    <w:p w:rsidR="00B911ED" w:rsidRDefault="00B911ED">
      <w:pPr>
        <w:rPr>
          <w:ins w:id="1012" w:author="Пользователь Windows" w:date="2020-08-09T11:53:00Z"/>
          <w:rFonts w:ascii="Times New Roman" w:hAnsi="Times New Roman" w:cs="Times New Roman"/>
          <w:sz w:val="32"/>
          <w:szCs w:val="32"/>
          <w:lang w:val="ru-RU"/>
        </w:rPr>
      </w:pPr>
    </w:p>
    <w:p w:rsidR="009C5036" w:rsidRDefault="009C5036">
      <w:pPr>
        <w:rPr>
          <w:ins w:id="1013" w:author="Пользователь Windows" w:date="2020-08-09T12:12:00Z"/>
          <w:rFonts w:ascii="Times New Roman" w:hAnsi="Times New Roman" w:cs="Times New Roman"/>
          <w:sz w:val="32"/>
          <w:szCs w:val="32"/>
          <w:lang w:val="ru-RU"/>
        </w:rPr>
      </w:pPr>
      <w:ins w:id="1014" w:author="Пользователь Windows" w:date="2020-08-09T11:53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Посколько </w:t>
        </w:r>
        <w:r>
          <w:rPr>
            <w:rFonts w:ascii="Times New Roman" w:hAnsi="Times New Roman" w:cs="Times New Roman"/>
            <w:sz w:val="32"/>
            <w:szCs w:val="32"/>
          </w:rPr>
          <w:t>HANA</w:t>
        </w:r>
        <w:r w:rsidRPr="00847518">
          <w:rPr>
            <w:rFonts w:ascii="Times New Roman" w:hAnsi="Times New Roman" w:cs="Times New Roman"/>
            <w:sz w:val="32"/>
            <w:szCs w:val="32"/>
            <w:lang w:val="ru-RU"/>
            <w:rPrChange w:id="1015" w:author="Пользователь Windows" w:date="2020-08-09T12:1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</w:rPr>
          <w:t>Cockpit</w:t>
        </w:r>
        <w:r w:rsidRPr="00847518">
          <w:rPr>
            <w:rFonts w:ascii="Times New Roman" w:hAnsi="Times New Roman" w:cs="Times New Roman"/>
            <w:sz w:val="32"/>
            <w:szCs w:val="32"/>
            <w:lang w:val="ru-RU"/>
            <w:rPrChange w:id="1016" w:author="Пользователь Windows" w:date="2020-08-09T12:1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1017" w:author="Пользователь Windows" w:date="2020-08-09T11:54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и </w:t>
        </w:r>
      </w:ins>
      <w:ins w:id="1018" w:author="Пользователь Windows" w:date="2020-08-09T12:10:00Z">
        <w:r w:rsidR="00847518">
          <w:rPr>
            <w:rFonts w:ascii="Times New Roman" w:hAnsi="Times New Roman" w:cs="Times New Roman"/>
            <w:sz w:val="32"/>
            <w:szCs w:val="32"/>
          </w:rPr>
          <w:t>Web</w:t>
        </w:r>
        <w:r w:rsidR="00847518" w:rsidRPr="00847518">
          <w:rPr>
            <w:rFonts w:ascii="Times New Roman" w:hAnsi="Times New Roman" w:cs="Times New Roman"/>
            <w:sz w:val="32"/>
            <w:szCs w:val="32"/>
            <w:lang w:val="ru-RU"/>
            <w:rPrChange w:id="1019" w:author="Пользователь Windows" w:date="2020-08-09T12:1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847518">
          <w:rPr>
            <w:rFonts w:ascii="Times New Roman" w:hAnsi="Times New Roman" w:cs="Times New Roman"/>
            <w:sz w:val="32"/>
            <w:szCs w:val="32"/>
          </w:rPr>
          <w:t>IDE</w:t>
        </w:r>
        <w:r w:rsidR="00847518" w:rsidRPr="00847518">
          <w:rPr>
            <w:rFonts w:ascii="Times New Roman" w:hAnsi="Times New Roman" w:cs="Times New Roman"/>
            <w:sz w:val="32"/>
            <w:szCs w:val="32"/>
            <w:lang w:val="ru-RU"/>
            <w:rPrChange w:id="1020" w:author="Пользователь Windows" w:date="2020-08-09T12:1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1021" w:author="Пользователь Windows" w:date="2020-08-09T12:12:00Z">
        <w:r w:rsidR="00AF6646">
          <w:rPr>
            <w:rFonts w:ascii="Times New Roman" w:hAnsi="Times New Roman" w:cs="Times New Roman"/>
            <w:sz w:val="32"/>
            <w:szCs w:val="32"/>
            <w:lang w:val="ru-RU"/>
          </w:rPr>
          <w:t>были установлены во время процесса инсталляции именно их</w:t>
        </w:r>
      </w:ins>
      <w:ins w:id="1022" w:author="Пользователь Windows" w:date="2020-08-15T17:47:00Z">
        <w:r w:rsidR="0065595B">
          <w:rPr>
            <w:rFonts w:ascii="Times New Roman" w:hAnsi="Times New Roman" w:cs="Times New Roman"/>
            <w:sz w:val="32"/>
            <w:szCs w:val="32"/>
            <w:lang w:val="ru-RU"/>
          </w:rPr>
          <w:t xml:space="preserve"> как средства управления и администрирования мы и будем рассматривать</w:t>
        </w:r>
      </w:ins>
      <w:ins w:id="1023" w:author="Пользователь Windows" w:date="2020-08-09T12:12:00Z">
        <w:r w:rsidR="00AF6646">
          <w:rPr>
            <w:rFonts w:ascii="Times New Roman" w:hAnsi="Times New Roman" w:cs="Times New Roman"/>
            <w:sz w:val="32"/>
            <w:szCs w:val="32"/>
            <w:lang w:val="ru-RU"/>
          </w:rPr>
          <w:t>.</w:t>
        </w:r>
      </w:ins>
    </w:p>
    <w:p w:rsidR="0079204A" w:rsidRPr="00980D8A" w:rsidRDefault="0079204A" w:rsidP="00AF6646">
      <w:pPr>
        <w:rPr>
          <w:ins w:id="1024" w:author="Пользователь Windows" w:date="2020-08-09T17:16:00Z"/>
          <w:rFonts w:ascii="Times New Roman" w:hAnsi="Times New Roman" w:cs="Times New Roman"/>
          <w:sz w:val="32"/>
          <w:szCs w:val="32"/>
          <w:lang w:val="ru-RU"/>
          <w:rPrChange w:id="1025" w:author="Пользователь Windows" w:date="2020-08-15T17:15:00Z">
            <w:rPr>
              <w:ins w:id="1026" w:author="Пользователь Windows" w:date="2020-08-09T17:16:00Z"/>
              <w:rFonts w:ascii="Times New Roman" w:hAnsi="Times New Roman" w:cs="Times New Roman"/>
              <w:sz w:val="32"/>
              <w:szCs w:val="32"/>
            </w:rPr>
          </w:rPrChange>
        </w:rPr>
      </w:pPr>
    </w:p>
    <w:p w:rsidR="00346032" w:rsidRDefault="0079204A" w:rsidP="00AF6646">
      <w:pPr>
        <w:rPr>
          <w:ins w:id="1027" w:author="Пользователь Windows" w:date="2020-08-15T17:47:00Z"/>
          <w:rFonts w:ascii="Courier New" w:eastAsia="Times New Roman" w:hAnsi="Courier New" w:cs="Courier New"/>
          <w:color w:val="444444"/>
          <w:sz w:val="20"/>
          <w:szCs w:val="20"/>
          <w:lang w:val="ru-RU"/>
        </w:rPr>
      </w:pPr>
      <w:ins w:id="1028" w:author="Пользователь Windows" w:date="2020-08-09T17:16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Получим </w:t>
        </w:r>
      </w:ins>
      <w:ins w:id="1029" w:author="Пользователь Windows" w:date="2020-08-09T17:17:00Z">
        <w:r>
          <w:rPr>
            <w:rFonts w:ascii="Times New Roman" w:hAnsi="Times New Roman" w:cs="Times New Roman"/>
            <w:sz w:val="32"/>
            <w:szCs w:val="32"/>
          </w:rPr>
          <w:t>url</w:t>
        </w:r>
        <w:r w:rsidRPr="0079204A">
          <w:rPr>
            <w:rFonts w:ascii="Times New Roman" w:hAnsi="Times New Roman" w:cs="Times New Roman"/>
            <w:sz w:val="32"/>
            <w:szCs w:val="32"/>
            <w:lang w:val="ru-RU"/>
            <w:rPrChange w:id="1030" w:author="Пользователь Windows" w:date="2020-08-09T17:1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для интересующих нас приложений </w:t>
        </w:r>
      </w:ins>
      <w:ins w:id="1031" w:author="Пользователь Windows" w:date="2020-08-10T01:57:00Z">
        <w:r w:rsidR="00B911ED">
          <w:rPr>
            <w:rFonts w:ascii="Courier New" w:hAnsi="Courier New" w:cs="Courier New"/>
            <w:shd w:val="clear" w:color="auto" w:fill="FFFFFF"/>
          </w:rPr>
          <w:t>xsa</w:t>
        </w:r>
        <w:r w:rsidR="00B911ED" w:rsidRPr="00B911ED">
          <w:rPr>
            <w:rFonts w:ascii="Courier New" w:hAnsi="Courier New" w:cs="Courier New"/>
            <w:shd w:val="clear" w:color="auto" w:fill="FFFFFF"/>
            <w:lang w:val="ru-RU"/>
            <w:rPrChange w:id="1032" w:author="Пользователь Windows" w:date="2020-08-10T01:57:00Z">
              <w:rPr>
                <w:rFonts w:ascii="Courier New" w:hAnsi="Courier New" w:cs="Courier New"/>
                <w:shd w:val="clear" w:color="auto" w:fill="FFFFFF"/>
              </w:rPr>
            </w:rPrChange>
          </w:rPr>
          <w:t>-</w:t>
        </w:r>
        <w:r w:rsidR="00B911ED">
          <w:rPr>
            <w:rFonts w:ascii="Courier New" w:hAnsi="Courier New" w:cs="Courier New"/>
            <w:shd w:val="clear" w:color="auto" w:fill="FFFFFF"/>
          </w:rPr>
          <w:t>cockpit</w:t>
        </w:r>
        <w:r w:rsidR="00B911ED" w:rsidRPr="00B911ED">
          <w:rPr>
            <w:rFonts w:ascii="Courier New" w:hAnsi="Courier New" w:cs="Courier New"/>
            <w:shd w:val="clear" w:color="auto" w:fill="FFFFFF"/>
            <w:lang w:val="ru-RU"/>
            <w:rPrChange w:id="1033" w:author="Пользователь Windows" w:date="2020-08-10T01:57:00Z">
              <w:rPr>
                <w:rFonts w:ascii="Courier New" w:hAnsi="Courier New" w:cs="Courier New"/>
                <w:shd w:val="clear" w:color="auto" w:fill="FFFFFF"/>
              </w:rPr>
            </w:rPrChange>
          </w:rPr>
          <w:t xml:space="preserve">, </w:t>
        </w:r>
      </w:ins>
      <w:ins w:id="1034" w:author="Пользователь Windows" w:date="2020-08-09T14:21:00Z">
        <w:r w:rsidR="00346032">
          <w:rPr>
            <w:rFonts w:ascii="Courier New" w:eastAsia="Times New Roman" w:hAnsi="Courier New" w:cs="Courier New"/>
            <w:color w:val="444444"/>
            <w:sz w:val="20"/>
            <w:szCs w:val="20"/>
          </w:rPr>
          <w:t>webide</w:t>
        </w:r>
      </w:ins>
      <w:ins w:id="1035" w:author="Пользователь Windows" w:date="2020-08-09T17:17:00Z">
        <w:r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</w:rPr>
          <w:t xml:space="preserve"> и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036" w:author="Пользователь Windows" w:date="2020-08-09T14:20:00Z">
        <w:r w:rsidR="00346032">
          <w:rPr>
            <w:rFonts w:ascii="Courier New" w:eastAsia="Times New Roman" w:hAnsi="Courier New" w:cs="Courier New"/>
            <w:color w:val="444444"/>
            <w:sz w:val="20"/>
            <w:szCs w:val="20"/>
          </w:rPr>
          <w:t>cockpit</w:t>
        </w:r>
        <w:r w:rsidR="00346032" w:rsidRPr="0079204A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1037" w:author="Пользователь Windows" w:date="2020-08-09T17:16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-</w:t>
        </w:r>
        <w:r w:rsidR="00346032">
          <w:rPr>
            <w:rFonts w:ascii="Courier New" w:eastAsia="Times New Roman" w:hAnsi="Courier New" w:cs="Courier New"/>
            <w:color w:val="444444"/>
            <w:sz w:val="20"/>
            <w:szCs w:val="20"/>
          </w:rPr>
          <w:t>web</w:t>
        </w:r>
        <w:r w:rsidR="00346032" w:rsidRPr="0079204A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1038" w:author="Пользователь Windows" w:date="2020-08-09T17:16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-</w:t>
        </w:r>
        <w:r w:rsidR="00346032">
          <w:rPr>
            <w:rFonts w:ascii="Courier New" w:eastAsia="Times New Roman" w:hAnsi="Courier New" w:cs="Courier New"/>
            <w:color w:val="444444"/>
            <w:sz w:val="20"/>
            <w:szCs w:val="20"/>
          </w:rPr>
          <w:t>app</w:t>
        </w:r>
      </w:ins>
      <w:ins w:id="1039" w:author="Пользователь Windows" w:date="2020-08-09T17:17:00Z">
        <w:r w:rsidRPr="0079204A">
          <w:rPr>
            <w:rFonts w:ascii="Courier New" w:eastAsia="Times New Roman" w:hAnsi="Courier New" w:cs="Courier New"/>
            <w:color w:val="444444"/>
            <w:sz w:val="20"/>
            <w:szCs w:val="20"/>
            <w:lang w:val="ru-RU"/>
            <w:rPrChange w:id="1040" w:author="Пользователь Windows" w:date="2020-08-09T17:17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:</w:t>
        </w:r>
      </w:ins>
    </w:p>
    <w:p w:rsidR="0065595B" w:rsidRDefault="0065595B" w:rsidP="00AF6646">
      <w:pPr>
        <w:rPr>
          <w:ins w:id="1041" w:author="Пользователь Windows" w:date="2020-08-15T17:47:00Z"/>
          <w:rFonts w:ascii="Courier New" w:eastAsia="Times New Roman" w:hAnsi="Courier New" w:cs="Courier New"/>
          <w:color w:val="444444"/>
          <w:sz w:val="20"/>
          <w:szCs w:val="20"/>
          <w:lang w:val="ru-RU"/>
        </w:rPr>
      </w:pPr>
    </w:p>
    <w:p w:rsidR="0065595B" w:rsidRPr="0065595B" w:rsidRDefault="00761728" w:rsidP="00AF6646">
      <w:pPr>
        <w:rPr>
          <w:ins w:id="1042" w:author="Пользователь Windows" w:date="2020-08-10T01:56:00Z"/>
          <w:rFonts w:ascii="Courier New" w:eastAsia="Times New Roman" w:hAnsi="Courier New" w:cs="Courier New"/>
          <w:color w:val="444444"/>
          <w:sz w:val="20"/>
          <w:szCs w:val="20"/>
          <w:rPrChange w:id="1043" w:author="Пользователь Windows" w:date="2020-08-15T17:47:00Z">
            <w:rPr>
              <w:ins w:id="1044" w:author="Пользователь Windows" w:date="2020-08-10T01:56:00Z"/>
              <w:rFonts w:ascii="Courier New" w:eastAsia="Times New Roman" w:hAnsi="Courier New" w:cs="Courier New"/>
              <w:color w:val="444444"/>
              <w:sz w:val="20"/>
              <w:szCs w:val="20"/>
              <w:lang w:val="ru-RU"/>
            </w:rPr>
          </w:rPrChange>
        </w:rPr>
      </w:pPr>
      <w:ins w:id="1045" w:author="Пользователь Windows" w:date="2020-08-15T18:40:00Z">
        <w:r>
          <w:rPr>
            <w:noProof/>
          </w:rPr>
          <w:lastRenderedPageBreak/>
          <w:drawing>
            <wp:inline distT="0" distB="0" distL="0" distR="0" wp14:anchorId="0FCA2C46" wp14:editId="09D75E8D">
              <wp:extent cx="6152515" cy="1397635"/>
              <wp:effectExtent l="0" t="0" r="635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1397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911ED" w:rsidRDefault="00B911ED" w:rsidP="00AF6646">
      <w:pPr>
        <w:rPr>
          <w:ins w:id="1046" w:author="Пользователь Windows" w:date="2020-08-10T01:56:00Z"/>
          <w:rFonts w:ascii="Courier New" w:eastAsia="Times New Roman" w:hAnsi="Courier New" w:cs="Courier New"/>
          <w:color w:val="444444"/>
          <w:sz w:val="20"/>
          <w:szCs w:val="20"/>
          <w:lang w:val="ru-RU"/>
        </w:rPr>
      </w:pPr>
    </w:p>
    <w:p w:rsidR="00B911ED" w:rsidRPr="00B911ED" w:rsidRDefault="00B911ED" w:rsidP="00B911ED">
      <w:pPr>
        <w:rPr>
          <w:ins w:id="1047" w:author="Пользователь Windows" w:date="2020-08-09T17:17:00Z"/>
          <w:rFonts w:ascii="Courier New" w:hAnsi="Courier New" w:cs="Courier New"/>
          <w:shd w:val="clear" w:color="auto" w:fill="FFFFFF"/>
          <w:rPrChange w:id="1048" w:author="Пользователь Windows" w:date="2020-08-10T01:56:00Z">
            <w:rPr>
              <w:ins w:id="1049" w:author="Пользователь Windows" w:date="2020-08-09T17:17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</w:pPr>
      <w:ins w:id="1050" w:author="Пользователь Windows" w:date="2020-08-10T01:56:00Z">
        <w:r>
          <w:rPr>
            <w:rFonts w:ascii="Courier New" w:hAnsi="Courier New" w:cs="Courier New"/>
            <w:shd w:val="clear" w:color="auto" w:fill="FFFFFF"/>
          </w:rPr>
          <w:t xml:space="preserve">xs app </w:t>
        </w:r>
        <w:r w:rsidRPr="00B911ED">
          <w:rPr>
            <w:rFonts w:ascii="Courier New" w:hAnsi="Courier New" w:cs="Courier New"/>
            <w:shd w:val="clear" w:color="auto" w:fill="FFFFFF"/>
          </w:rPr>
          <w:t xml:space="preserve">xsa-cockpit </w:t>
        </w:r>
      </w:ins>
      <w:ins w:id="1051" w:author="Пользователь Windows" w:date="2020-08-10T01:58:00Z">
        <w:r w:rsidR="001D694D">
          <w:rPr>
            <w:rFonts w:ascii="Courier New" w:hAnsi="Courier New" w:cs="Courier New"/>
            <w:shd w:val="clear" w:color="auto" w:fill="FFFFFF"/>
          </w:rPr>
          <w:t>--</w:t>
        </w:r>
      </w:ins>
      <w:ins w:id="1052" w:author="Пользователь Windows" w:date="2020-08-10T01:56:00Z">
        <w:r>
          <w:rPr>
            <w:rFonts w:ascii="Courier New" w:hAnsi="Courier New" w:cs="Courier New"/>
            <w:shd w:val="clear" w:color="auto" w:fill="FFFFFF"/>
          </w:rPr>
          <w:t>urls</w:t>
        </w:r>
      </w:ins>
    </w:p>
    <w:p w:rsidR="0079204A" w:rsidRDefault="0079204A" w:rsidP="00AF6646">
      <w:pPr>
        <w:rPr>
          <w:ins w:id="1053" w:author="Пользователь Windows" w:date="2020-08-09T17:17:00Z"/>
          <w:rFonts w:ascii="Courier New" w:hAnsi="Courier New" w:cs="Courier New"/>
          <w:shd w:val="clear" w:color="auto" w:fill="FFFFFF"/>
        </w:rPr>
      </w:pPr>
      <w:ins w:id="1054" w:author="Пользователь Windows" w:date="2020-08-09T17:17:00Z">
        <w:r>
          <w:rPr>
            <w:rFonts w:ascii="Courier New" w:hAnsi="Courier New" w:cs="Courier New"/>
            <w:shd w:val="clear" w:color="auto" w:fill="FFFFFF"/>
          </w:rPr>
          <w:t xml:space="preserve">xs app webide </w:t>
        </w:r>
        <w:r w:rsidR="001D694D">
          <w:rPr>
            <w:rFonts w:ascii="Courier New" w:hAnsi="Courier New" w:cs="Courier New"/>
            <w:shd w:val="clear" w:color="auto" w:fill="FFFFFF"/>
          </w:rPr>
          <w:t>--</w:t>
        </w:r>
        <w:r>
          <w:rPr>
            <w:rFonts w:ascii="Courier New" w:hAnsi="Courier New" w:cs="Courier New"/>
            <w:shd w:val="clear" w:color="auto" w:fill="FFFFFF"/>
          </w:rPr>
          <w:t>urls</w:t>
        </w:r>
      </w:ins>
    </w:p>
    <w:p w:rsidR="0079204A" w:rsidRDefault="0079204A" w:rsidP="0079204A">
      <w:pPr>
        <w:rPr>
          <w:ins w:id="1055" w:author="Пользователь Windows" w:date="2020-08-09T17:17:00Z"/>
          <w:rFonts w:ascii="Courier New" w:hAnsi="Courier New" w:cs="Courier New"/>
          <w:shd w:val="clear" w:color="auto" w:fill="FFFFFF"/>
        </w:rPr>
      </w:pPr>
      <w:ins w:id="1056" w:author="Пользователь Windows" w:date="2020-08-09T17:17:00Z">
        <w:r>
          <w:rPr>
            <w:rFonts w:ascii="Courier New" w:hAnsi="Courier New" w:cs="Courier New"/>
            <w:shd w:val="clear" w:color="auto" w:fill="FFFFFF"/>
          </w:rPr>
          <w:t xml:space="preserve">xs app 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cockpit</w:t>
        </w:r>
        <w:r w:rsidRPr="0079204A">
          <w:rPr>
            <w:rFonts w:ascii="Courier New" w:eastAsia="Times New Roman" w:hAnsi="Courier New" w:cs="Courier New"/>
            <w:color w:val="444444"/>
            <w:sz w:val="20"/>
            <w:szCs w:val="20"/>
            <w:rPrChange w:id="1057" w:author="Пользователь Windows" w:date="2020-08-09T17:18:00Z">
              <w:rPr>
                <w:rFonts w:ascii="Courier New" w:eastAsia="Times New Roman" w:hAnsi="Courier New" w:cs="Courier New"/>
                <w:color w:val="444444"/>
                <w:sz w:val="20"/>
                <w:szCs w:val="20"/>
                <w:lang w:val="ru-RU"/>
              </w:rPr>
            </w:rPrChange>
          </w:rPr>
          <w:t>-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web</w:t>
        </w:r>
        <w:r w:rsidRPr="0079204A">
          <w:rPr>
            <w:rFonts w:ascii="Courier New" w:eastAsia="Times New Roman" w:hAnsi="Courier New" w:cs="Courier New"/>
            <w:color w:val="444444"/>
            <w:sz w:val="20"/>
            <w:szCs w:val="20"/>
            <w:rPrChange w:id="1058" w:author="Пользователь Windows" w:date="2020-08-09T17:18:00Z">
              <w:rPr>
                <w:rFonts w:ascii="Courier New" w:eastAsia="Times New Roman" w:hAnsi="Courier New" w:cs="Courier New"/>
                <w:color w:val="444444"/>
                <w:sz w:val="20"/>
                <w:szCs w:val="20"/>
                <w:lang w:val="ru-RU"/>
              </w:rPr>
            </w:rPrChange>
          </w:rPr>
          <w:t>-</w:t>
        </w:r>
        <w:r>
          <w:rPr>
            <w:rFonts w:ascii="Courier New" w:eastAsia="Times New Roman" w:hAnsi="Courier New" w:cs="Courier New"/>
            <w:color w:val="444444"/>
            <w:sz w:val="20"/>
            <w:szCs w:val="20"/>
          </w:rPr>
          <w:t>app</w:t>
        </w:r>
        <w:r w:rsidR="001D694D">
          <w:rPr>
            <w:rFonts w:ascii="Courier New" w:hAnsi="Courier New" w:cs="Courier New"/>
            <w:shd w:val="clear" w:color="auto" w:fill="FFFFFF"/>
          </w:rPr>
          <w:t xml:space="preserve"> --</w:t>
        </w:r>
        <w:r>
          <w:rPr>
            <w:rFonts w:ascii="Courier New" w:hAnsi="Courier New" w:cs="Courier New"/>
            <w:shd w:val="clear" w:color="auto" w:fill="FFFFFF"/>
          </w:rPr>
          <w:t>urls</w:t>
        </w:r>
      </w:ins>
    </w:p>
    <w:p w:rsidR="0079204A" w:rsidRPr="0079204A" w:rsidRDefault="0079204A" w:rsidP="00AF6646">
      <w:pPr>
        <w:rPr>
          <w:ins w:id="1059" w:author="Пользователь Windows" w:date="2020-08-09T14:21:00Z"/>
          <w:rFonts w:ascii="Times New Roman" w:hAnsi="Times New Roman" w:cs="Times New Roman"/>
          <w:sz w:val="32"/>
          <w:szCs w:val="32"/>
          <w:rPrChange w:id="1060" w:author="Пользователь Windows" w:date="2020-08-09T17:17:00Z">
            <w:rPr>
              <w:ins w:id="1061" w:author="Пользователь Windows" w:date="2020-08-09T14:21:00Z"/>
              <w:rFonts w:ascii="Courier New" w:eastAsia="Times New Roman" w:hAnsi="Courier New" w:cs="Courier New"/>
              <w:color w:val="444444"/>
              <w:sz w:val="20"/>
              <w:szCs w:val="20"/>
            </w:rPr>
          </w:rPrChange>
        </w:rPr>
      </w:pPr>
    </w:p>
    <w:p w:rsidR="00346032" w:rsidRPr="0079204A" w:rsidRDefault="00346032" w:rsidP="00AF6646">
      <w:pPr>
        <w:rPr>
          <w:ins w:id="1062" w:author="Пользователь Windows" w:date="2020-08-09T14:21:00Z"/>
          <w:rFonts w:ascii="Times New Roman" w:hAnsi="Times New Roman" w:cs="Times New Roman"/>
          <w:sz w:val="32"/>
          <w:szCs w:val="32"/>
          <w:lang w:val="ru-RU"/>
          <w:rPrChange w:id="1063" w:author="Пользователь Windows" w:date="2020-08-09T17:18:00Z">
            <w:rPr>
              <w:ins w:id="1064" w:author="Пользователь Windows" w:date="2020-08-09T14:21:00Z"/>
              <w:rFonts w:ascii="Courier New" w:eastAsia="Times New Roman" w:hAnsi="Courier New" w:cs="Courier New"/>
              <w:color w:val="444444"/>
              <w:sz w:val="20"/>
              <w:szCs w:val="20"/>
              <w:lang w:val="ru-RU"/>
            </w:rPr>
          </w:rPrChange>
        </w:rPr>
      </w:pPr>
      <w:ins w:id="1065" w:author="Пользователь Windows" w:date="2020-08-09T14:21:00Z">
        <w:r w:rsidRPr="0079204A">
          <w:rPr>
            <w:rFonts w:ascii="Times New Roman" w:hAnsi="Times New Roman" w:cs="Times New Roman"/>
            <w:sz w:val="32"/>
            <w:szCs w:val="32"/>
            <w:lang w:val="ru-RU"/>
            <w:rPrChange w:id="1066" w:author="Пользователь Windows" w:date="2020-08-09T17:18:00Z">
              <w:rPr>
                <w:rFonts w:ascii="Courier New" w:eastAsia="Times New Roman" w:hAnsi="Courier New" w:cs="Courier New"/>
                <w:color w:val="444444"/>
                <w:sz w:val="20"/>
                <w:szCs w:val="20"/>
                <w:lang w:val="ru-RU"/>
              </w:rPr>
            </w:rPrChange>
          </w:rPr>
          <w:t xml:space="preserve">Скопируем </w:t>
        </w:r>
        <w:r w:rsidRPr="00346032">
          <w:rPr>
            <w:rFonts w:ascii="Times New Roman" w:hAnsi="Times New Roman" w:cs="Times New Roman"/>
            <w:sz w:val="32"/>
            <w:szCs w:val="32"/>
            <w:rPrChange w:id="1067" w:author="Пользователь Windows" w:date="2020-08-09T14:22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>https</w:t>
        </w:r>
        <w:r w:rsidRPr="0079204A">
          <w:rPr>
            <w:rFonts w:ascii="Times New Roman" w:hAnsi="Times New Roman" w:cs="Times New Roman"/>
            <w:sz w:val="32"/>
            <w:szCs w:val="32"/>
            <w:lang w:val="ru-RU"/>
            <w:rPrChange w:id="1068" w:author="Пользователь Windows" w:date="2020-08-09T17:18:00Z">
              <w:rPr>
                <w:rFonts w:ascii="Courier New" w:eastAsia="Times New Roman" w:hAnsi="Courier New" w:cs="Courier New"/>
                <w:color w:val="444444"/>
                <w:sz w:val="20"/>
                <w:szCs w:val="20"/>
              </w:rPr>
            </w:rPrChange>
          </w:rPr>
          <w:t xml:space="preserve"> – адрес</w:t>
        </w:r>
      </w:ins>
      <w:ins w:id="1069" w:author="Пользователь Windows" w:date="2020-08-09T17:18:00Z">
        <w:r w:rsidR="0079204A" w:rsidRPr="0079204A">
          <w:rPr>
            <w:rFonts w:ascii="Times New Roman" w:hAnsi="Times New Roman" w:cs="Times New Roman"/>
            <w:sz w:val="32"/>
            <w:szCs w:val="32"/>
            <w:lang w:val="ru-RU"/>
            <w:rPrChange w:id="1070" w:author="Пользователь Windows" w:date="2020-08-09T17:18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1071" w:author="Пользователь Windows" w:date="2020-08-09T14:21:00Z">
        <w:r w:rsidRPr="0079204A">
          <w:rPr>
            <w:rFonts w:ascii="Times New Roman" w:hAnsi="Times New Roman" w:cs="Times New Roman"/>
            <w:sz w:val="32"/>
            <w:szCs w:val="32"/>
            <w:lang w:val="ru-RU"/>
            <w:rPrChange w:id="1072" w:author="Пользователь Windows" w:date="2020-08-09T17:18:00Z">
              <w:rPr>
                <w:rFonts w:ascii="Courier New" w:eastAsia="Times New Roman" w:hAnsi="Courier New" w:cs="Courier New"/>
                <w:color w:val="444444"/>
                <w:sz w:val="20"/>
                <w:szCs w:val="20"/>
                <w:lang w:val="ru-RU"/>
              </w:rPr>
            </w:rPrChange>
          </w:rPr>
          <w:t>и откроем его в браузере</w:t>
        </w:r>
      </w:ins>
      <w:ins w:id="1073" w:author="Пользователь Windows" w:date="2020-08-09T17:18:00Z">
        <w:r w:rsid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для каждого из </w:t>
        </w:r>
      </w:ins>
      <w:ins w:id="1074" w:author="Пользователь Windows" w:date="2020-08-15T21:39:00Z">
        <w:r w:rsidR="00FE0F43">
          <w:rPr>
            <w:rFonts w:ascii="Times New Roman" w:hAnsi="Times New Roman" w:cs="Times New Roman"/>
            <w:sz w:val="32"/>
            <w:szCs w:val="32"/>
            <w:lang w:val="ru-RU"/>
          </w:rPr>
          <w:t xml:space="preserve">этих </w:t>
        </w:r>
      </w:ins>
      <w:ins w:id="1075" w:author="Пользователь Windows" w:date="2020-08-09T17:18:00Z">
        <w:r w:rsidR="0015011A">
          <w:rPr>
            <w:rFonts w:ascii="Times New Roman" w:hAnsi="Times New Roman" w:cs="Times New Roman"/>
            <w:sz w:val="32"/>
            <w:szCs w:val="32"/>
            <w:lang w:val="ru-RU"/>
          </w:rPr>
          <w:t>приложений</w:t>
        </w:r>
      </w:ins>
      <w:ins w:id="1076" w:author="Пользователь Windows" w:date="2020-08-09T14:21:00Z">
        <w:r w:rsidRPr="0079204A">
          <w:rPr>
            <w:rFonts w:ascii="Times New Roman" w:hAnsi="Times New Roman" w:cs="Times New Roman"/>
            <w:sz w:val="32"/>
            <w:szCs w:val="32"/>
            <w:lang w:val="ru-RU"/>
            <w:rPrChange w:id="1077" w:author="Пользователь Windows" w:date="2020-08-09T17:18:00Z">
              <w:rPr>
                <w:rFonts w:ascii="Courier New" w:eastAsia="Times New Roman" w:hAnsi="Courier New" w:cs="Courier New"/>
                <w:color w:val="444444"/>
                <w:sz w:val="20"/>
                <w:szCs w:val="20"/>
                <w:lang w:val="ru-RU"/>
              </w:rPr>
            </w:rPrChange>
          </w:rPr>
          <w:t>.</w:t>
        </w:r>
      </w:ins>
    </w:p>
    <w:p w:rsidR="0079204A" w:rsidRPr="00B60740" w:rsidRDefault="0004204F">
      <w:pPr>
        <w:rPr>
          <w:ins w:id="1078" w:author="Пользователь Windows" w:date="2020-08-12T01:11:00Z"/>
          <w:rFonts w:ascii="Times New Roman" w:hAnsi="Times New Roman" w:cs="Times New Roman"/>
          <w:sz w:val="32"/>
          <w:szCs w:val="32"/>
          <w:lang w:val="ru-RU"/>
        </w:rPr>
      </w:pPr>
      <w:ins w:id="1079" w:author="Пользователь Windows" w:date="2020-08-12T01:11:00Z">
        <w:r>
          <w:rPr>
            <w:rFonts w:ascii="Times New Roman" w:hAnsi="Times New Roman" w:cs="Times New Roman"/>
            <w:sz w:val="32"/>
            <w:szCs w:val="32"/>
          </w:rPr>
          <w:t>XSA</w:t>
        </w:r>
        <w:r w:rsidR="00C71E79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</w:rPr>
          <w:t>Cockpit</w:t>
        </w:r>
      </w:ins>
      <w:ins w:id="1080" w:author="Пользователь Windows" w:date="2020-08-12T01:12:00Z">
        <w:r w:rsidRPr="00B60740">
          <w:rPr>
            <w:rFonts w:ascii="Times New Roman" w:hAnsi="Times New Roman" w:cs="Times New Roman"/>
            <w:sz w:val="32"/>
            <w:szCs w:val="32"/>
            <w:lang w:val="ru-RU"/>
            <w:rPrChange w:id="1081" w:author="Пользователь Windows" w:date="2020-08-12T15:5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:</w:t>
        </w:r>
      </w:ins>
    </w:p>
    <w:p w:rsidR="008A1EBA" w:rsidRDefault="00B60740">
      <w:pPr>
        <w:rPr>
          <w:ins w:id="1082" w:author="Пользователь Windows" w:date="2020-08-15T21:08:00Z"/>
          <w:rFonts w:ascii="Times New Roman" w:hAnsi="Times New Roman" w:cs="Times New Roman"/>
          <w:sz w:val="28"/>
          <w:szCs w:val="28"/>
          <w:lang w:val="ru-RU"/>
        </w:rPr>
      </w:pPr>
      <w:ins w:id="1083" w:author="Пользователь Windows" w:date="2020-08-12T15:51:00Z">
        <w:r>
          <w:rPr>
            <w:rFonts w:ascii="Times New Roman" w:hAnsi="Times New Roman" w:cs="Times New Roman"/>
            <w:sz w:val="32"/>
            <w:szCs w:val="32"/>
          </w:rPr>
          <w:t>XSA</w:t>
        </w:r>
        <w:r w:rsidR="00C71E79"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</w:rPr>
          <w:t>Cockpit</w:t>
        </w:r>
        <w:r w:rsidRPr="0015011A">
          <w:rPr>
            <w:rFonts w:ascii="Times New Roman" w:hAnsi="Times New Roman" w:cs="Times New Roman"/>
            <w:sz w:val="32"/>
            <w:szCs w:val="32"/>
            <w:lang w:val="ru-RU"/>
            <w:rPrChange w:id="1084" w:author="Пользователь Windows" w:date="2020-08-15T18:4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1085" w:author="Пользователь Windows" w:date="2020-08-12T15:56:00Z">
        <w:r w:rsidR="00C71E79"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- </w:t>
        </w:r>
      </w:ins>
      <w:ins w:id="1086" w:author="Пользователь Windows" w:date="2020-08-12T15:51:00Z">
        <w:r>
          <w:rPr>
            <w:rFonts w:ascii="Times New Roman" w:hAnsi="Times New Roman" w:cs="Times New Roman"/>
            <w:sz w:val="32"/>
            <w:szCs w:val="32"/>
            <w:lang w:val="ru-RU"/>
          </w:rPr>
          <w:t>это</w:t>
        </w:r>
        <w:r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087" w:author="Пользователь Windows" w:date="2020-08-17T00:30:00Z">
        <w:r w:rsidR="00E56495">
          <w:rPr>
            <w:rFonts w:ascii="Times New Roman" w:hAnsi="Times New Roman" w:cs="Times New Roman"/>
            <w:sz w:val="32"/>
            <w:szCs w:val="32"/>
            <w:lang w:val="ru-RU"/>
          </w:rPr>
          <w:t xml:space="preserve">браузерная </w:t>
        </w:r>
      </w:ins>
      <w:ins w:id="1088" w:author="Пользователь Windows" w:date="2020-08-12T15:51:00Z">
        <w:r>
          <w:rPr>
            <w:rFonts w:ascii="Times New Roman" w:hAnsi="Times New Roman" w:cs="Times New Roman"/>
            <w:sz w:val="32"/>
            <w:szCs w:val="32"/>
            <w:lang w:val="ru-RU"/>
          </w:rPr>
          <w:t>система</w:t>
        </w:r>
        <w:r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>управления</w:t>
        </w:r>
        <w:r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089" w:author="Пользователь Windows" w:date="2020-08-12T15:55:00Z">
        <w:r w:rsidR="00C71E79"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C71E79">
          <w:rPr>
            <w:rFonts w:ascii="Times New Roman" w:hAnsi="Times New Roman" w:cs="Times New Roman"/>
            <w:sz w:val="32"/>
            <w:szCs w:val="32"/>
            <w:lang w:val="ru-RU"/>
          </w:rPr>
          <w:t>сервером</w:t>
        </w:r>
        <w:r w:rsidR="00C71E79"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C71E79">
          <w:rPr>
            <w:rFonts w:ascii="Times New Roman" w:hAnsi="Times New Roman" w:cs="Times New Roman"/>
            <w:sz w:val="32"/>
            <w:szCs w:val="32"/>
            <w:lang w:val="ru-RU"/>
          </w:rPr>
          <w:t>приложений</w:t>
        </w:r>
        <w:r w:rsidR="00C71E79" w:rsidRP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SAP</w:t>
        </w:r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  <w:rPrChange w:id="1090" w:author="Пользователь Windows" w:date="2020-08-15T18:4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HANA</w:t>
        </w:r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  <w:rPrChange w:id="1091" w:author="Пользователь Windows" w:date="2020-08-15T18:4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Extended</w:t>
        </w:r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  <w:rPrChange w:id="1092" w:author="Пользователь Windows" w:date="2020-08-15T18:4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Application</w:t>
        </w:r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  <w:rPrChange w:id="1093" w:author="Пользователь Windows" w:date="2020-08-15T18:4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Services</w:t>
        </w:r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  <w:rPrChange w:id="1094" w:author="Пользователь Windows" w:date="2020-08-15T18:4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,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Advanced</w:t>
        </w:r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  <w:rPrChange w:id="1095" w:author="Пользователь Windows" w:date="2020-08-15T18:4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C71E79" w:rsidRPr="002F722A">
          <w:rPr>
            <w:rFonts w:ascii="Times New Roman" w:hAnsi="Times New Roman" w:cs="Times New Roman"/>
            <w:sz w:val="28"/>
            <w:szCs w:val="28"/>
          </w:rPr>
          <w:t>Model</w:t>
        </w:r>
      </w:ins>
      <w:ins w:id="1096" w:author="Пользователь Windows" w:date="2020-08-12T15:56:00Z">
        <w:r w:rsidR="00C71E79" w:rsidRPr="0015011A">
          <w:rPr>
            <w:rFonts w:ascii="Times New Roman" w:hAnsi="Times New Roman" w:cs="Times New Roman"/>
            <w:sz w:val="28"/>
            <w:szCs w:val="28"/>
            <w:lang w:val="ru-RU"/>
          </w:rPr>
          <w:t>.</w:t>
        </w:r>
      </w:ins>
    </w:p>
    <w:p w:rsidR="008A1EBA" w:rsidRPr="0020585C" w:rsidRDefault="008A1EBA">
      <w:pPr>
        <w:rPr>
          <w:ins w:id="1097" w:author="Пользователь Windows" w:date="2020-08-15T21:08:00Z"/>
          <w:rFonts w:ascii="Times New Roman" w:hAnsi="Times New Roman" w:cs="Times New Roman"/>
          <w:sz w:val="28"/>
          <w:szCs w:val="28"/>
          <w:lang w:val="ru-RU"/>
        </w:rPr>
      </w:pPr>
      <w:ins w:id="1098" w:author="Пользователь Windows" w:date="2020-08-15T21:09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XSA </w:t>
        </w:r>
        <w:r>
          <w:rPr>
            <w:rFonts w:ascii="Times New Roman" w:hAnsi="Times New Roman" w:cs="Times New Roman"/>
            <w:sz w:val="28"/>
            <w:szCs w:val="28"/>
          </w:rPr>
          <w:t>Cockpit</w:t>
        </w:r>
      </w:ins>
      <w:ins w:id="1099" w:author="Пользователь Windows" w:date="2020-08-15T21:18:00Z">
        <w:r w:rsidR="001229BA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1100" w:author="Пользователь Windows" w:date="2020-08-15T21:44:00Z">
        <w:r w:rsidR="00FE0F43">
          <w:rPr>
            <w:rFonts w:ascii="Times New Roman" w:hAnsi="Times New Roman" w:cs="Times New Roman"/>
            <w:sz w:val="28"/>
            <w:szCs w:val="28"/>
            <w:lang w:val="ru-RU"/>
          </w:rPr>
          <w:t xml:space="preserve">позволяет </w:t>
        </w:r>
      </w:ins>
      <w:ins w:id="1101" w:author="Пользователь Windows" w:date="2020-08-15T21:18:00Z">
        <w:r w:rsidR="001229BA">
          <w:rPr>
            <w:rFonts w:ascii="Times New Roman" w:hAnsi="Times New Roman" w:cs="Times New Roman"/>
            <w:sz w:val="28"/>
            <w:szCs w:val="28"/>
            <w:lang w:val="ru-RU"/>
          </w:rPr>
          <w:t>упр</w:t>
        </w:r>
      </w:ins>
      <w:ins w:id="1102" w:author="Пользователь Windows" w:date="2020-08-15T21:39:00Z">
        <w:r w:rsidR="00FE0F43">
          <w:rPr>
            <w:rFonts w:ascii="Times New Roman" w:hAnsi="Times New Roman" w:cs="Times New Roman"/>
            <w:sz w:val="28"/>
            <w:szCs w:val="28"/>
            <w:lang w:val="ru-RU"/>
          </w:rPr>
          <w:t>а</w:t>
        </w:r>
      </w:ins>
      <w:ins w:id="1103" w:author="Пользователь Windows" w:date="2020-08-15T21:24:00Z">
        <w:r w:rsidR="001229BA">
          <w:rPr>
            <w:rFonts w:ascii="Times New Roman" w:hAnsi="Times New Roman" w:cs="Times New Roman"/>
            <w:sz w:val="28"/>
            <w:szCs w:val="28"/>
            <w:lang w:val="ru-RU"/>
          </w:rPr>
          <w:t>вля</w:t>
        </w:r>
      </w:ins>
      <w:ins w:id="1104" w:author="Пользователь Windows" w:date="2020-08-15T21:39:00Z">
        <w:r w:rsidR="00FE0F43">
          <w:rPr>
            <w:rFonts w:ascii="Times New Roman" w:hAnsi="Times New Roman" w:cs="Times New Roman"/>
            <w:sz w:val="28"/>
            <w:szCs w:val="28"/>
            <w:lang w:val="ru-RU"/>
          </w:rPr>
          <w:t xml:space="preserve">ть </w:t>
        </w:r>
      </w:ins>
      <w:ins w:id="1105" w:author="Пользователь Windows" w:date="2020-08-15T21:40:00Z">
        <w:r w:rsidR="00FE0F43">
          <w:rPr>
            <w:rFonts w:ascii="Times New Roman" w:hAnsi="Times New Roman" w:cs="Times New Roman"/>
            <w:sz w:val="28"/>
            <w:szCs w:val="28"/>
            <w:lang w:val="ru-RU"/>
          </w:rPr>
          <w:t xml:space="preserve">пользователями и </w:t>
        </w:r>
      </w:ins>
      <w:ins w:id="1106" w:author="Пользователь Windows" w:date="2020-08-15T21:39:00Z">
        <w:r w:rsidR="002B4127">
          <w:rPr>
            <w:rFonts w:ascii="Times New Roman" w:hAnsi="Times New Roman" w:cs="Times New Roman"/>
            <w:sz w:val="28"/>
            <w:szCs w:val="28"/>
            <w:lang w:val="ru-RU"/>
          </w:rPr>
          <w:t>ролями,  организациями и пространствами.</w:t>
        </w:r>
      </w:ins>
    </w:p>
    <w:p w:rsidR="0004204F" w:rsidRPr="002B4127" w:rsidRDefault="0015011A">
      <w:pPr>
        <w:rPr>
          <w:ins w:id="1107" w:author="Пользователь Windows" w:date="2020-08-16T14:53:00Z"/>
          <w:rFonts w:ascii="Times New Roman" w:hAnsi="Times New Roman" w:cs="Times New Roman"/>
          <w:sz w:val="28"/>
          <w:szCs w:val="28"/>
          <w:lang w:val="ru-RU"/>
          <w:rPrChange w:id="1108" w:author="Пользователь Windows" w:date="2020-08-24T14:37:00Z">
            <w:rPr>
              <w:ins w:id="1109" w:author="Пользователь Windows" w:date="2020-08-16T14:53:00Z"/>
              <w:rFonts w:ascii="Times New Roman" w:hAnsi="Times New Roman" w:cs="Times New Roman"/>
              <w:sz w:val="28"/>
              <w:szCs w:val="28"/>
            </w:rPr>
          </w:rPrChange>
        </w:rPr>
      </w:pPr>
      <w:ins w:id="1110" w:author="Пользователь Windows" w:date="2020-08-12T16:13:00Z">
        <w:r>
          <w:rPr>
            <w:rFonts w:ascii="Times New Roman" w:hAnsi="Times New Roman" w:cs="Times New Roman"/>
            <w:sz w:val="28"/>
            <w:szCs w:val="28"/>
            <w:lang w:val="ru-RU"/>
          </w:rPr>
          <w:t>В</w:t>
        </w:r>
      </w:ins>
      <w:ins w:id="1111" w:author="Пользователь Windows" w:date="2020-08-15T18:44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1112" w:author="Пользователь Windows" w:date="2020-08-12T16:16:00Z">
        <w:r w:rsidR="00463475" w:rsidRPr="00463475">
          <w:rPr>
            <w:rFonts w:ascii="Times New Roman" w:hAnsi="Times New Roman" w:cs="Times New Roman"/>
            <w:sz w:val="28"/>
            <w:szCs w:val="28"/>
            <w:lang w:val="ru-RU"/>
            <w:rPrChange w:id="1113" w:author="Пользователь Windows" w:date="2020-08-12T16:1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разделе </w:t>
        </w:r>
        <w:r w:rsidR="00463475">
          <w:rPr>
            <w:rFonts w:ascii="Times New Roman" w:hAnsi="Times New Roman" w:cs="Times New Roman"/>
            <w:sz w:val="28"/>
            <w:szCs w:val="28"/>
          </w:rPr>
          <w:t>User</w:t>
        </w:r>
        <w:r w:rsidR="00463475" w:rsidRPr="00463475">
          <w:rPr>
            <w:rFonts w:ascii="Times New Roman" w:hAnsi="Times New Roman" w:cs="Times New Roman"/>
            <w:sz w:val="28"/>
            <w:szCs w:val="28"/>
            <w:lang w:val="ru-RU"/>
            <w:rPrChange w:id="1114" w:author="Пользователь Windows" w:date="2020-08-12T16:1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463475">
          <w:rPr>
            <w:rFonts w:ascii="Times New Roman" w:hAnsi="Times New Roman" w:cs="Times New Roman"/>
            <w:sz w:val="28"/>
            <w:szCs w:val="28"/>
          </w:rPr>
          <w:t>Management</w:t>
        </w:r>
        <w:r w:rsidR="00463475" w:rsidRPr="00463475">
          <w:rPr>
            <w:rFonts w:ascii="Times New Roman" w:hAnsi="Times New Roman" w:cs="Times New Roman"/>
            <w:sz w:val="28"/>
            <w:szCs w:val="28"/>
            <w:lang w:val="ru-RU"/>
            <w:rPrChange w:id="1115" w:author="Пользователь Windows" w:date="2020-08-12T16:1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1116" w:author="Пользователь Windows" w:date="2020-08-12T16:13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можно </w:t>
        </w:r>
        <w:r w:rsidR="00A063E4">
          <w:rPr>
            <w:rFonts w:ascii="Times New Roman" w:hAnsi="Times New Roman" w:cs="Times New Roman"/>
            <w:sz w:val="28"/>
            <w:szCs w:val="28"/>
            <w:lang w:val="ru-RU"/>
          </w:rPr>
          <w:t>проверить</w:t>
        </w:r>
      </w:ins>
      <w:ins w:id="1117" w:author="Пользователь Windows" w:date="2020-08-12T16:25:00Z">
        <w:r w:rsidR="00A063E4">
          <w:rPr>
            <w:rFonts w:ascii="Times New Roman" w:hAnsi="Times New Roman" w:cs="Times New Roman"/>
            <w:sz w:val="28"/>
            <w:szCs w:val="28"/>
            <w:lang w:val="ru-RU"/>
          </w:rPr>
          <w:t>,</w:t>
        </w:r>
      </w:ins>
      <w:ins w:id="1118" w:author="Пользователь Windows" w:date="2020-08-12T16:13:00Z">
        <w:r w:rsidR="00A063E4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1119" w:author="Пользователь Windows" w:date="2020-08-12T16:18:00Z">
        <w:r w:rsidR="00463475">
          <w:rPr>
            <w:rFonts w:ascii="Times New Roman" w:hAnsi="Times New Roman" w:cs="Times New Roman"/>
            <w:sz w:val="28"/>
            <w:szCs w:val="28"/>
            <w:lang w:val="ru-RU"/>
          </w:rPr>
          <w:t>и при необходимости назначить</w:t>
        </w:r>
      </w:ins>
      <w:ins w:id="1120" w:author="Пользователь Windows" w:date="2020-08-12T16:25:00Z">
        <w:r w:rsidR="00A063E4">
          <w:rPr>
            <w:rFonts w:ascii="Times New Roman" w:hAnsi="Times New Roman" w:cs="Times New Roman"/>
            <w:sz w:val="28"/>
            <w:szCs w:val="28"/>
            <w:lang w:val="ru-RU"/>
          </w:rPr>
          <w:t>,</w:t>
        </w:r>
      </w:ins>
      <w:ins w:id="1121" w:author="Пользователь Windows" w:date="2020-08-12T16:18:00Z">
        <w:r w:rsidR="00463475">
          <w:rPr>
            <w:rFonts w:ascii="Times New Roman" w:hAnsi="Times New Roman" w:cs="Times New Roman"/>
            <w:sz w:val="28"/>
            <w:szCs w:val="28"/>
            <w:lang w:val="ru-RU"/>
          </w:rPr>
          <w:t xml:space="preserve"> для </w:t>
        </w:r>
      </w:ins>
      <w:ins w:id="1122" w:author="Пользователь Windows" w:date="2020-08-12T16:19:00Z">
        <w:r w:rsidR="00463475">
          <w:rPr>
            <w:rFonts w:ascii="Times New Roman" w:hAnsi="Times New Roman" w:cs="Times New Roman"/>
            <w:sz w:val="28"/>
            <w:szCs w:val="28"/>
            <w:lang w:val="ru-RU"/>
          </w:rPr>
          <w:t xml:space="preserve">пользователя </w:t>
        </w:r>
        <w:r w:rsidR="00463475">
          <w:rPr>
            <w:rFonts w:ascii="Times New Roman" w:hAnsi="Times New Roman" w:cs="Times New Roman"/>
            <w:sz w:val="28"/>
            <w:szCs w:val="28"/>
          </w:rPr>
          <w:t>XSA</w:t>
        </w:r>
        <w:r w:rsidR="00463475" w:rsidRPr="00463475">
          <w:rPr>
            <w:rFonts w:ascii="Times New Roman" w:hAnsi="Times New Roman" w:cs="Times New Roman"/>
            <w:sz w:val="28"/>
            <w:szCs w:val="28"/>
            <w:lang w:val="ru-RU"/>
            <w:rPrChange w:id="1123" w:author="Пользователь Windows" w:date="2020-08-12T16:1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_</w:t>
        </w:r>
        <w:r w:rsidR="00463475">
          <w:rPr>
            <w:rFonts w:ascii="Times New Roman" w:hAnsi="Times New Roman" w:cs="Times New Roman"/>
            <w:sz w:val="28"/>
            <w:szCs w:val="28"/>
          </w:rPr>
          <w:t>DEV</w:t>
        </w:r>
        <w:r w:rsidR="00463475" w:rsidRPr="00463475">
          <w:rPr>
            <w:rFonts w:ascii="Times New Roman" w:hAnsi="Times New Roman" w:cs="Times New Roman"/>
            <w:sz w:val="28"/>
            <w:szCs w:val="28"/>
            <w:lang w:val="ru-RU"/>
            <w:rPrChange w:id="1124" w:author="Пользователь Windows" w:date="2020-08-12T16:1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463475">
          <w:rPr>
            <w:rFonts w:ascii="Times New Roman" w:hAnsi="Times New Roman" w:cs="Times New Roman"/>
            <w:sz w:val="28"/>
            <w:szCs w:val="28"/>
            <w:lang w:val="ru-RU"/>
          </w:rPr>
          <w:t xml:space="preserve">роли </w:t>
        </w:r>
        <w:r w:rsidR="00463475">
          <w:rPr>
            <w:rFonts w:ascii="Times New Roman" w:hAnsi="Times New Roman" w:cs="Times New Roman"/>
            <w:sz w:val="28"/>
            <w:szCs w:val="28"/>
          </w:rPr>
          <w:t>DEVX</w:t>
        </w:r>
        <w:r w:rsidR="00463475" w:rsidRPr="00463475">
          <w:rPr>
            <w:rFonts w:ascii="Times New Roman" w:hAnsi="Times New Roman" w:cs="Times New Roman"/>
            <w:sz w:val="28"/>
            <w:szCs w:val="28"/>
            <w:lang w:val="ru-RU"/>
            <w:rPrChange w:id="1125" w:author="Пользователь Windows" w:date="2020-08-12T16:1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_</w:t>
        </w:r>
        <w:r w:rsidR="00463475">
          <w:rPr>
            <w:rFonts w:ascii="Times New Roman" w:hAnsi="Times New Roman" w:cs="Times New Roman"/>
            <w:sz w:val="28"/>
            <w:szCs w:val="28"/>
          </w:rPr>
          <w:t>ADMINISTRATOR</w:t>
        </w:r>
      </w:ins>
      <w:ins w:id="1126" w:author="Пользователь Windows" w:date="2020-08-12T16:24:00Z">
        <w:r w:rsidR="00A063E4" w:rsidRPr="00A063E4">
          <w:rPr>
            <w:rFonts w:ascii="Times New Roman" w:hAnsi="Times New Roman" w:cs="Times New Roman"/>
            <w:sz w:val="28"/>
            <w:szCs w:val="28"/>
            <w:lang w:val="ru-RU"/>
            <w:rPrChange w:id="1127" w:author="Пользователь Windows" w:date="2020-08-12T16:2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, </w:t>
        </w:r>
        <w:r w:rsidR="00A063E4">
          <w:rPr>
            <w:rFonts w:ascii="Times New Roman" w:hAnsi="Times New Roman" w:cs="Times New Roman"/>
            <w:sz w:val="28"/>
            <w:szCs w:val="28"/>
          </w:rPr>
          <w:t>DEVX</w:t>
        </w:r>
        <w:r w:rsidR="00A063E4" w:rsidRPr="00A063E4">
          <w:rPr>
            <w:rFonts w:ascii="Times New Roman" w:hAnsi="Times New Roman" w:cs="Times New Roman"/>
            <w:sz w:val="28"/>
            <w:szCs w:val="28"/>
            <w:lang w:val="ru-RU"/>
            <w:rPrChange w:id="1128" w:author="Пользователь Windows" w:date="2020-08-12T16:2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_</w:t>
        </w:r>
        <w:r w:rsidR="00A063E4">
          <w:rPr>
            <w:rFonts w:ascii="Times New Roman" w:hAnsi="Times New Roman" w:cs="Times New Roman"/>
            <w:sz w:val="28"/>
            <w:szCs w:val="28"/>
          </w:rPr>
          <w:t>DEVELOPER</w:t>
        </w:r>
      </w:ins>
      <w:ins w:id="1129" w:author="Пользователь Windows" w:date="2020-08-24T14:37:00Z">
        <w:r w:rsidR="002B4127">
          <w:rPr>
            <w:rFonts w:ascii="Times New Roman" w:hAnsi="Times New Roman" w:cs="Times New Roman"/>
            <w:sz w:val="28"/>
            <w:szCs w:val="28"/>
            <w:lang w:val="ru-RU"/>
          </w:rPr>
          <w:t>.</w:t>
        </w:r>
      </w:ins>
    </w:p>
    <w:p w:rsidR="00856608" w:rsidRPr="00856608" w:rsidRDefault="00856608">
      <w:pPr>
        <w:rPr>
          <w:ins w:id="1130" w:author="Пользователь Windows" w:date="2020-08-16T14:57:00Z"/>
          <w:rFonts w:ascii="Times New Roman" w:hAnsi="Times New Roman" w:cs="Times New Roman"/>
          <w:sz w:val="28"/>
          <w:szCs w:val="28"/>
          <w:lang w:val="ru-RU"/>
          <w:rPrChange w:id="1131" w:author="Пользователь Windows" w:date="2020-08-16T15:01:00Z">
            <w:rPr>
              <w:ins w:id="1132" w:author="Пользователь Windows" w:date="2020-08-16T14:57:00Z"/>
              <w:rFonts w:ascii="Times New Roman" w:hAnsi="Times New Roman" w:cs="Times New Roman"/>
              <w:sz w:val="28"/>
              <w:szCs w:val="28"/>
            </w:rPr>
          </w:rPrChange>
        </w:rPr>
      </w:pPr>
      <w:ins w:id="1133" w:author="Пользователь Windows" w:date="2020-08-16T14:53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В разделе </w:t>
        </w:r>
      </w:ins>
      <w:ins w:id="1134" w:author="Пользователь Windows" w:date="2020-08-16T14:57:00Z">
        <w:r>
          <w:rPr>
            <w:rFonts w:ascii="Times New Roman" w:hAnsi="Times New Roman" w:cs="Times New Roman"/>
            <w:sz w:val="28"/>
            <w:szCs w:val="28"/>
          </w:rPr>
          <w:t>Tenant</w:t>
        </w:r>
        <w:r w:rsidRPr="00856608">
          <w:rPr>
            <w:rFonts w:ascii="Times New Roman" w:hAnsi="Times New Roman" w:cs="Times New Roman"/>
            <w:sz w:val="28"/>
            <w:szCs w:val="28"/>
            <w:lang w:val="ru-RU"/>
            <w:rPrChange w:id="1135" w:author="Пользователь Windows" w:date="2020-08-16T14:5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Databases</w:t>
        </w:r>
        <w:r w:rsidRPr="00856608">
          <w:rPr>
            <w:rFonts w:ascii="Times New Roman" w:hAnsi="Times New Roman" w:cs="Times New Roman"/>
            <w:sz w:val="28"/>
            <w:szCs w:val="28"/>
            <w:lang w:val="ru-RU"/>
            <w:rPrChange w:id="1136" w:author="Пользователь Windows" w:date="2020-08-16T14:5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1137" w:author="Пользователь Windows" w:date="2020-08-16T14:58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можно расширить возможности </w:t>
        </w:r>
        <w:r>
          <w:rPr>
            <w:rFonts w:ascii="Times New Roman" w:hAnsi="Times New Roman" w:cs="Times New Roman"/>
            <w:sz w:val="28"/>
            <w:szCs w:val="28"/>
          </w:rPr>
          <w:t>XSA</w:t>
        </w:r>
        <w:r w:rsidRPr="00856608">
          <w:rPr>
            <w:rFonts w:ascii="Times New Roman" w:hAnsi="Times New Roman" w:cs="Times New Roman"/>
            <w:sz w:val="28"/>
            <w:szCs w:val="28"/>
            <w:lang w:val="ru-RU"/>
            <w:rPrChange w:id="1138" w:author="Пользователь Windows" w:date="2020-08-16T14:5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на новый тенант,</w:t>
        </w:r>
      </w:ins>
      <w:ins w:id="1139" w:author="Пользователь Windows" w:date="2020-08-16T14:59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в нашем случае –</w:t>
        </w:r>
        <w:r w:rsidRPr="00856608">
          <w:rPr>
            <w:rFonts w:ascii="Times New Roman" w:hAnsi="Times New Roman" w:cs="Times New Roman"/>
            <w:sz w:val="28"/>
            <w:szCs w:val="28"/>
            <w:lang w:val="ru-RU"/>
            <w:rPrChange w:id="1140" w:author="Пользователь Windows" w:date="2020-08-16T14:5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HXE</w:t>
        </w:r>
        <w:r w:rsidRPr="00856608">
          <w:rPr>
            <w:rFonts w:ascii="Times New Roman" w:hAnsi="Times New Roman" w:cs="Times New Roman"/>
            <w:sz w:val="28"/>
            <w:szCs w:val="28"/>
            <w:lang w:val="ru-RU"/>
            <w:rPrChange w:id="1141" w:author="Пользователь Windows" w:date="2020-08-16T14:5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и связать с ним пространство разработки</w:t>
        </w:r>
      </w:ins>
      <w:ins w:id="1142" w:author="Пользователь Windows" w:date="2020-08-16T15:00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1143" w:author="Пользователь Windows" w:date="2020-08-16T15:01:00Z">
        <w:r>
          <w:rPr>
            <w:rFonts w:ascii="Times New Roman" w:hAnsi="Times New Roman" w:cs="Times New Roman"/>
            <w:sz w:val="28"/>
            <w:szCs w:val="28"/>
          </w:rPr>
          <w:t>develop</w:t>
        </w:r>
      </w:ins>
      <w:ins w:id="1144" w:author="Пользователь Windows" w:date="2020-08-16T15:00:00Z">
        <w:r>
          <w:rPr>
            <w:rFonts w:ascii="Times New Roman" w:hAnsi="Times New Roman" w:cs="Times New Roman"/>
            <w:sz w:val="28"/>
            <w:szCs w:val="28"/>
          </w:rPr>
          <w:t>ment</w:t>
        </w:r>
      </w:ins>
    </w:p>
    <w:p w:rsidR="00856608" w:rsidRPr="00856608" w:rsidRDefault="00856608">
      <w:pPr>
        <w:rPr>
          <w:ins w:id="1145" w:author="Пользователь Windows" w:date="2020-08-12T15:51:00Z"/>
          <w:rFonts w:ascii="Times New Roman" w:hAnsi="Times New Roman" w:cs="Times New Roman"/>
          <w:sz w:val="32"/>
          <w:szCs w:val="32"/>
          <w:rPrChange w:id="1146" w:author="Пользователь Windows" w:date="2020-08-16T14:57:00Z">
            <w:rPr>
              <w:ins w:id="1147" w:author="Пользователь Windows" w:date="2020-08-12T15:51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  <w:ins w:id="1148" w:author="Пользователь Windows" w:date="2020-08-16T14:57:00Z">
        <w:r>
          <w:rPr>
            <w:noProof/>
          </w:rPr>
          <w:drawing>
            <wp:inline distT="0" distB="0" distL="0" distR="0" wp14:anchorId="23602A2D" wp14:editId="5F4579BF">
              <wp:extent cx="6152515" cy="1648460"/>
              <wp:effectExtent l="0" t="0" r="635" b="889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16484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60740" w:rsidRPr="00C71E79" w:rsidRDefault="00463475">
      <w:pPr>
        <w:rPr>
          <w:ins w:id="1149" w:author="Пользователь Windows" w:date="2020-08-12T15:51:00Z"/>
          <w:rFonts w:ascii="Times New Roman" w:hAnsi="Times New Roman" w:cs="Times New Roman"/>
          <w:sz w:val="32"/>
          <w:szCs w:val="32"/>
          <w:rPrChange w:id="1150" w:author="Пользователь Windows" w:date="2020-08-12T15:55:00Z">
            <w:rPr>
              <w:ins w:id="1151" w:author="Пользователь Windows" w:date="2020-08-12T15:51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  <w:ins w:id="1152" w:author="Пользователь Windows" w:date="2020-08-12T16:18:00Z">
        <w:r>
          <w:rPr>
            <w:noProof/>
          </w:rPr>
          <w:lastRenderedPageBreak/>
          <w:drawing>
            <wp:inline distT="0" distB="0" distL="0" distR="0" wp14:anchorId="5847825E" wp14:editId="76E3221C">
              <wp:extent cx="6152515" cy="3451860"/>
              <wp:effectExtent l="0" t="0" r="635" b="0"/>
              <wp:docPr id="50" name="Picture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4518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60740" w:rsidRPr="00C71E79" w:rsidRDefault="00B60740">
      <w:pPr>
        <w:rPr>
          <w:ins w:id="1153" w:author="Пользователь Windows" w:date="2020-08-12T01:12:00Z"/>
          <w:rFonts w:ascii="Times New Roman" w:hAnsi="Times New Roman" w:cs="Times New Roman"/>
          <w:sz w:val="32"/>
          <w:szCs w:val="32"/>
          <w:rPrChange w:id="1154" w:author="Пользователь Windows" w:date="2020-08-12T15:55:00Z">
            <w:rPr>
              <w:ins w:id="1155" w:author="Пользователь Windows" w:date="2020-08-12T01:12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</w:p>
    <w:p w:rsidR="0004204F" w:rsidRPr="00980D8A" w:rsidRDefault="006B42D4">
      <w:pPr>
        <w:rPr>
          <w:ins w:id="1156" w:author="Пользователь Windows" w:date="2020-08-12T15:51:00Z"/>
          <w:rFonts w:ascii="Times New Roman" w:hAnsi="Times New Roman" w:cs="Times New Roman"/>
          <w:sz w:val="32"/>
          <w:szCs w:val="32"/>
          <w:lang w:val="ru-RU"/>
          <w:rPrChange w:id="1157" w:author="Пользователь Windows" w:date="2020-08-15T17:15:00Z">
            <w:rPr>
              <w:ins w:id="1158" w:author="Пользователь Windows" w:date="2020-08-12T15:51:00Z"/>
              <w:rFonts w:ascii="Times New Roman" w:hAnsi="Times New Roman" w:cs="Times New Roman"/>
              <w:sz w:val="32"/>
              <w:szCs w:val="32"/>
            </w:rPr>
          </w:rPrChange>
        </w:rPr>
      </w:pPr>
      <w:ins w:id="1159" w:author="Пользователь Windows" w:date="2020-08-12T01:12:00Z">
        <w:r>
          <w:rPr>
            <w:rFonts w:ascii="Times New Roman" w:hAnsi="Times New Roman" w:cs="Times New Roman"/>
            <w:sz w:val="32"/>
            <w:szCs w:val="32"/>
          </w:rPr>
          <w:t>HANA</w:t>
        </w:r>
        <w:bookmarkStart w:id="1160" w:name="_GoBack"/>
        <w:bookmarkEnd w:id="1160"/>
        <w:r w:rsidR="0004204F" w:rsidRPr="00980D8A">
          <w:rPr>
            <w:rFonts w:ascii="Times New Roman" w:hAnsi="Times New Roman" w:cs="Times New Roman"/>
            <w:sz w:val="32"/>
            <w:szCs w:val="32"/>
            <w:lang w:val="ru-RU"/>
            <w:rPrChange w:id="1161" w:author="Пользователь Windows" w:date="2020-08-15T17:15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04204F">
          <w:rPr>
            <w:rFonts w:ascii="Times New Roman" w:hAnsi="Times New Roman" w:cs="Times New Roman"/>
            <w:sz w:val="32"/>
            <w:szCs w:val="32"/>
          </w:rPr>
          <w:t>Cockpit</w:t>
        </w:r>
        <w:r w:rsidR="0004204F" w:rsidRPr="00980D8A">
          <w:rPr>
            <w:rFonts w:ascii="Times New Roman" w:hAnsi="Times New Roman" w:cs="Times New Roman"/>
            <w:sz w:val="32"/>
            <w:szCs w:val="32"/>
            <w:lang w:val="ru-RU"/>
            <w:rPrChange w:id="1162" w:author="Пользователь Windows" w:date="2020-08-15T17:15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:</w:t>
        </w:r>
      </w:ins>
    </w:p>
    <w:p w:rsidR="009D1487" w:rsidRDefault="00B60740">
      <w:pPr>
        <w:rPr>
          <w:ins w:id="1163" w:author="Пользователь Windows" w:date="2020-08-15T18:53:00Z"/>
          <w:rFonts w:ascii="Times New Roman" w:hAnsi="Times New Roman" w:cs="Times New Roman"/>
          <w:sz w:val="32"/>
          <w:szCs w:val="32"/>
          <w:lang w:val="ru-RU"/>
        </w:rPr>
      </w:pPr>
      <w:ins w:id="1164" w:author="Пользователь Windows" w:date="2020-08-12T15:51:00Z">
        <w:r>
          <w:rPr>
            <w:rFonts w:ascii="Times New Roman" w:hAnsi="Times New Roman" w:cs="Times New Roman"/>
            <w:sz w:val="32"/>
            <w:szCs w:val="32"/>
          </w:rPr>
          <w:t>HANA</w:t>
        </w:r>
      </w:ins>
      <w:ins w:id="1165" w:author="Пользователь Windows" w:date="2020-08-12T15:54:00Z">
        <w:r w:rsidR="00C71E79" w:rsidRPr="00C71E79">
          <w:rPr>
            <w:rFonts w:ascii="Times New Roman" w:hAnsi="Times New Roman" w:cs="Times New Roman"/>
            <w:sz w:val="32"/>
            <w:szCs w:val="32"/>
            <w:lang w:val="ru-RU"/>
            <w:rPrChange w:id="1166" w:author="Пользователь Windows" w:date="2020-08-12T15:5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C71E79">
          <w:rPr>
            <w:rFonts w:ascii="Times New Roman" w:hAnsi="Times New Roman" w:cs="Times New Roman"/>
            <w:sz w:val="32"/>
            <w:szCs w:val="32"/>
          </w:rPr>
          <w:t>Cockpit</w:t>
        </w:r>
      </w:ins>
      <w:ins w:id="1167" w:author="Пользователь Windows" w:date="2020-08-12T15:51:00Z">
        <w:r w:rsidRPr="00C71E79">
          <w:rPr>
            <w:rFonts w:ascii="Times New Roman" w:hAnsi="Times New Roman" w:cs="Times New Roman"/>
            <w:sz w:val="32"/>
            <w:szCs w:val="32"/>
            <w:lang w:val="ru-RU"/>
            <w:rPrChange w:id="1168" w:author="Пользователь Windows" w:date="2020-08-12T15:5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-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169" w:author="Пользователь Windows" w:date="2020-08-12T15:54:00Z">
        <w:r w:rsidR="00C71E79" w:rsidRPr="00C71E79">
          <w:rPr>
            <w:rFonts w:ascii="Times New Roman" w:hAnsi="Times New Roman" w:cs="Times New Roman"/>
            <w:sz w:val="32"/>
            <w:szCs w:val="32"/>
            <w:lang w:val="ru-RU"/>
            <w:rPrChange w:id="1170" w:author="Пользователь Windows" w:date="2020-08-12T15:5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1171" w:author="Пользователь Windows" w:date="2020-08-12T15:56:00Z">
        <w:r w:rsidR="00C71E79">
          <w:rPr>
            <w:rFonts w:ascii="Times New Roman" w:hAnsi="Times New Roman" w:cs="Times New Roman"/>
            <w:sz w:val="32"/>
            <w:szCs w:val="32"/>
            <w:lang w:val="ru-RU"/>
          </w:rPr>
          <w:t xml:space="preserve">это система управления базой данных </w:t>
        </w:r>
        <w:r w:rsidR="00C71E79">
          <w:rPr>
            <w:rFonts w:ascii="Times New Roman" w:hAnsi="Times New Roman" w:cs="Times New Roman"/>
            <w:sz w:val="32"/>
            <w:szCs w:val="32"/>
          </w:rPr>
          <w:t>SAP</w:t>
        </w:r>
        <w:r w:rsidR="00C71E79" w:rsidRPr="00C71E79">
          <w:rPr>
            <w:rFonts w:ascii="Times New Roman" w:hAnsi="Times New Roman" w:cs="Times New Roman"/>
            <w:sz w:val="32"/>
            <w:szCs w:val="32"/>
            <w:lang w:val="ru-RU"/>
            <w:rPrChange w:id="1172" w:author="Пользователь Windows" w:date="2020-08-12T15:5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C71E79">
          <w:rPr>
            <w:rFonts w:ascii="Times New Roman" w:hAnsi="Times New Roman" w:cs="Times New Roman"/>
            <w:sz w:val="32"/>
            <w:szCs w:val="32"/>
          </w:rPr>
          <w:t>HANA</w:t>
        </w:r>
      </w:ins>
      <w:ins w:id="1173" w:author="Пользователь Windows" w:date="2020-08-12T16:26:00Z">
        <w:r w:rsidR="00A063E4">
          <w:rPr>
            <w:rFonts w:ascii="Times New Roman" w:hAnsi="Times New Roman" w:cs="Times New Roman"/>
            <w:sz w:val="32"/>
            <w:szCs w:val="32"/>
            <w:lang w:val="ru-RU"/>
          </w:rPr>
          <w:t>.</w:t>
        </w:r>
      </w:ins>
    </w:p>
    <w:p w:rsidR="00A063E4" w:rsidRDefault="009D1487">
      <w:pPr>
        <w:rPr>
          <w:ins w:id="1174" w:author="Пользователь Windows" w:date="2020-08-12T16:28:00Z"/>
          <w:rFonts w:ascii="Times New Roman" w:hAnsi="Times New Roman" w:cs="Times New Roman"/>
          <w:sz w:val="32"/>
          <w:szCs w:val="32"/>
          <w:lang w:val="ru-RU"/>
        </w:rPr>
      </w:pPr>
      <w:ins w:id="1175" w:author="Пользователь Windows" w:date="2020-08-15T18:53:00Z">
        <w:r>
          <w:rPr>
            <w:rFonts w:ascii="Times New Roman" w:hAnsi="Times New Roman" w:cs="Times New Roman"/>
            <w:sz w:val="32"/>
            <w:szCs w:val="32"/>
          </w:rPr>
          <w:t>Cockpit</w:t>
        </w:r>
      </w:ins>
      <w:ins w:id="1176" w:author="Пользователь Windows" w:date="2020-08-15T18:48:00Z">
        <w:r w:rsidR="0015011A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177" w:author="Пользователь Windows" w:date="2020-08-12T17:39:00Z">
        <w:r w:rsidR="0015011A">
          <w:rPr>
            <w:rFonts w:ascii="Times New Roman" w:hAnsi="Times New Roman" w:cs="Times New Roman"/>
            <w:sz w:val="32"/>
            <w:szCs w:val="32"/>
            <w:lang w:val="ru-RU"/>
          </w:rPr>
          <w:t>можно использовать для</w:t>
        </w:r>
      </w:ins>
      <w:ins w:id="1178" w:author="Пользователь Windows" w:date="2020-08-15T21:11:00Z">
        <w:r w:rsidR="008A1EBA">
          <w:rPr>
            <w:rFonts w:ascii="Times New Roman" w:hAnsi="Times New Roman" w:cs="Times New Roman"/>
            <w:sz w:val="32"/>
            <w:szCs w:val="32"/>
            <w:lang w:val="ru-RU"/>
          </w:rPr>
          <w:t xml:space="preserve"> управления пользователями </w:t>
        </w:r>
      </w:ins>
      <w:ins w:id="1179" w:author="Пользователь Windows" w:date="2020-08-15T21:24:00Z">
        <w:r w:rsidR="001229BA">
          <w:rPr>
            <w:rFonts w:ascii="Times New Roman" w:hAnsi="Times New Roman" w:cs="Times New Roman"/>
            <w:sz w:val="32"/>
            <w:szCs w:val="32"/>
            <w:lang w:val="ru-RU"/>
          </w:rPr>
          <w:t xml:space="preserve">и ролями </w:t>
        </w:r>
      </w:ins>
      <w:ins w:id="1180" w:author="Пользователь Windows" w:date="2020-08-15T21:11:00Z">
        <w:r w:rsidR="008A1EBA">
          <w:rPr>
            <w:rFonts w:ascii="Times New Roman" w:hAnsi="Times New Roman" w:cs="Times New Roman"/>
            <w:sz w:val="32"/>
            <w:szCs w:val="32"/>
            <w:lang w:val="ru-RU"/>
          </w:rPr>
          <w:t>на уровне базы данных, для</w:t>
        </w:r>
      </w:ins>
      <w:ins w:id="1181" w:author="Пользователь Windows" w:date="2020-08-12T17:39:00Z">
        <w:r w:rsidR="00075636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182" w:author="Пользователь Windows" w:date="2020-08-12T16:26:00Z">
        <w:r w:rsidR="0015011A">
          <w:rPr>
            <w:rFonts w:ascii="Times New Roman" w:hAnsi="Times New Roman" w:cs="Times New Roman"/>
            <w:sz w:val="32"/>
            <w:szCs w:val="32"/>
            <w:lang w:val="ru-RU"/>
          </w:rPr>
          <w:t>создания</w:t>
        </w:r>
        <w:r w:rsidR="00075636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A063E4">
          <w:rPr>
            <w:rFonts w:ascii="Times New Roman" w:hAnsi="Times New Roman" w:cs="Times New Roman"/>
            <w:sz w:val="32"/>
            <w:szCs w:val="32"/>
            <w:lang w:val="ru-RU"/>
          </w:rPr>
          <w:t>бекап</w:t>
        </w:r>
      </w:ins>
      <w:ins w:id="1183" w:author="Пользователь Windows" w:date="2020-08-12T17:39:00Z">
        <w:r w:rsidR="00075636">
          <w:rPr>
            <w:rFonts w:ascii="Times New Roman" w:hAnsi="Times New Roman" w:cs="Times New Roman"/>
            <w:sz w:val="32"/>
            <w:szCs w:val="32"/>
            <w:lang w:val="ru-RU"/>
          </w:rPr>
          <w:t>ов, мониторинг</w:t>
        </w:r>
      </w:ins>
      <w:ins w:id="1184" w:author="Пользователь Windows" w:date="2020-08-15T18:49:00Z">
        <w:r w:rsidR="0015011A">
          <w:rPr>
            <w:rFonts w:ascii="Times New Roman" w:hAnsi="Times New Roman" w:cs="Times New Roman"/>
            <w:sz w:val="32"/>
            <w:szCs w:val="32"/>
            <w:lang w:val="ru-RU"/>
          </w:rPr>
          <w:t>а работы</w:t>
        </w:r>
      </w:ins>
      <w:ins w:id="1185" w:author="Пользователь Windows" w:date="2020-08-12T17:39:00Z">
        <w:r w:rsidR="00075636">
          <w:rPr>
            <w:rFonts w:ascii="Times New Roman" w:hAnsi="Times New Roman" w:cs="Times New Roman"/>
            <w:sz w:val="32"/>
            <w:szCs w:val="32"/>
            <w:lang w:val="ru-RU"/>
          </w:rPr>
          <w:t xml:space="preserve">, </w:t>
        </w:r>
      </w:ins>
      <w:ins w:id="1186" w:author="Пользователь Windows" w:date="2020-08-12T16:27:00Z">
        <w:r>
          <w:rPr>
            <w:rFonts w:ascii="Times New Roman" w:hAnsi="Times New Roman" w:cs="Times New Roman"/>
            <w:sz w:val="32"/>
            <w:szCs w:val="32"/>
            <w:lang w:val="ru-RU"/>
          </w:rPr>
          <w:t>диагностостирования</w:t>
        </w:r>
        <w:r w:rsidR="00075636">
          <w:rPr>
            <w:rFonts w:ascii="Times New Roman" w:hAnsi="Times New Roman" w:cs="Times New Roman"/>
            <w:sz w:val="32"/>
            <w:szCs w:val="32"/>
            <w:lang w:val="ru-RU"/>
          </w:rPr>
          <w:t xml:space="preserve"> проблем</w:t>
        </w:r>
        <w:r w:rsidR="00A063E4">
          <w:rPr>
            <w:rFonts w:ascii="Times New Roman" w:hAnsi="Times New Roman" w:cs="Times New Roman"/>
            <w:sz w:val="32"/>
            <w:szCs w:val="32"/>
            <w:lang w:val="ru-RU"/>
          </w:rPr>
          <w:t xml:space="preserve"> с </w:t>
        </w:r>
      </w:ins>
      <w:ins w:id="1187" w:author="Пользователь Windows" w:date="2020-08-12T16:26:00Z">
        <w:r w:rsidR="00A063E4">
          <w:rPr>
            <w:rFonts w:ascii="Times New Roman" w:hAnsi="Times New Roman" w:cs="Times New Roman"/>
            <w:sz w:val="32"/>
            <w:szCs w:val="32"/>
            <w:lang w:val="ru-RU"/>
          </w:rPr>
          <w:t>производительность</w:t>
        </w:r>
      </w:ins>
      <w:ins w:id="1188" w:author="Пользователь Windows" w:date="2020-08-12T16:27:00Z">
        <w:r w:rsidR="00A063E4">
          <w:rPr>
            <w:rFonts w:ascii="Times New Roman" w:hAnsi="Times New Roman" w:cs="Times New Roman"/>
            <w:sz w:val="32"/>
            <w:szCs w:val="32"/>
            <w:lang w:val="ru-RU"/>
          </w:rPr>
          <w:t>ю</w:t>
        </w:r>
      </w:ins>
      <w:ins w:id="1189" w:author="Пользователь Windows" w:date="2020-08-12T17:39:00Z">
        <w:r w:rsidR="00075636">
          <w:rPr>
            <w:rFonts w:ascii="Times New Roman" w:hAnsi="Times New Roman" w:cs="Times New Roman"/>
            <w:sz w:val="32"/>
            <w:szCs w:val="32"/>
            <w:lang w:val="ru-RU"/>
          </w:rPr>
          <w:t xml:space="preserve"> на уровне базы</w:t>
        </w:r>
      </w:ins>
      <w:ins w:id="1190" w:author="Пользователь Windows" w:date="2020-08-15T20:57:00Z">
        <w:r w:rsidR="00E21EFB" w:rsidRPr="00E21EFB">
          <w:rPr>
            <w:rFonts w:ascii="Times New Roman" w:hAnsi="Times New Roman" w:cs="Times New Roman"/>
            <w:sz w:val="32"/>
            <w:szCs w:val="32"/>
            <w:lang w:val="ru-RU"/>
            <w:rPrChange w:id="1191" w:author="Пользователь Windows" w:date="2020-08-15T20:5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E21EFB">
          <w:rPr>
            <w:rFonts w:ascii="Times New Roman" w:hAnsi="Times New Roman" w:cs="Times New Roman"/>
            <w:sz w:val="32"/>
            <w:szCs w:val="32"/>
            <w:lang w:val="ru-RU"/>
          </w:rPr>
          <w:t>и множества других административных задач</w:t>
        </w:r>
      </w:ins>
      <w:ins w:id="1192" w:author="Пользователь Windows" w:date="2020-08-12T16:28:00Z">
        <w:r w:rsidR="00A063E4">
          <w:rPr>
            <w:rFonts w:ascii="Times New Roman" w:hAnsi="Times New Roman" w:cs="Times New Roman"/>
            <w:sz w:val="32"/>
            <w:szCs w:val="32"/>
            <w:lang w:val="ru-RU"/>
          </w:rPr>
          <w:t>.</w:t>
        </w:r>
      </w:ins>
    </w:p>
    <w:p w:rsidR="00731608" w:rsidRDefault="00A063E4">
      <w:pPr>
        <w:rPr>
          <w:ins w:id="1193" w:author="Пользователь Windows" w:date="2020-08-12T17:41:00Z"/>
          <w:rFonts w:ascii="Times New Roman" w:hAnsi="Times New Roman" w:cs="Times New Roman"/>
          <w:sz w:val="32"/>
          <w:szCs w:val="32"/>
          <w:lang w:val="ru-RU"/>
        </w:rPr>
      </w:pPr>
      <w:ins w:id="1194" w:author="Пользователь Windows" w:date="2020-08-12T16:28:00Z">
        <w:r>
          <w:rPr>
            <w:rFonts w:ascii="Times New Roman" w:hAnsi="Times New Roman" w:cs="Times New Roman"/>
            <w:sz w:val="32"/>
            <w:szCs w:val="32"/>
            <w:lang w:val="ru-RU"/>
          </w:rPr>
          <w:t>Скрипт регистрации</w:t>
        </w:r>
      </w:ins>
      <w:ins w:id="1195" w:author="Пользователь Windows" w:date="2020-08-12T17:33:00Z">
        <w:r w:rsidR="00731608" w:rsidRPr="00731608">
          <w:rPr>
            <w:rFonts w:ascii="Times New Roman" w:hAnsi="Times New Roman" w:cs="Times New Roman"/>
            <w:sz w:val="32"/>
            <w:szCs w:val="32"/>
            <w:lang w:val="ru-RU"/>
            <w:rPrChange w:id="1196" w:author="Пользователь Windows" w:date="2020-08-12T17:3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731608">
          <w:rPr>
            <w:rFonts w:ascii="Times New Roman" w:hAnsi="Times New Roman" w:cs="Times New Roman"/>
            <w:sz w:val="32"/>
            <w:szCs w:val="32"/>
            <w:lang w:val="ru-RU"/>
          </w:rPr>
          <w:t xml:space="preserve">ресурсов </w:t>
        </w:r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>базы данных</w:t>
        </w:r>
        <w:r w:rsidR="00731608" w:rsidRPr="00731608">
          <w:rPr>
            <w:rFonts w:ascii="Times New Roman" w:hAnsi="Times New Roman" w:cs="Times New Roman"/>
            <w:sz w:val="32"/>
            <w:szCs w:val="32"/>
            <w:lang w:val="ru-RU"/>
            <w:rPrChange w:id="1197" w:author="Пользователь Windows" w:date="2020-08-12T17:3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в </w:t>
        </w:r>
      </w:ins>
      <w:ins w:id="1198" w:author="Пользователь Windows" w:date="2020-08-12T17:36:00Z">
        <w:r w:rsidR="00731608">
          <w:rPr>
            <w:rFonts w:ascii="Times New Roman" w:hAnsi="Times New Roman" w:cs="Times New Roman"/>
            <w:sz w:val="32"/>
            <w:szCs w:val="32"/>
          </w:rPr>
          <w:t>HANA</w:t>
        </w:r>
        <w:r w:rsidR="00731608" w:rsidRPr="00731608">
          <w:rPr>
            <w:rFonts w:ascii="Times New Roman" w:hAnsi="Times New Roman" w:cs="Times New Roman"/>
            <w:sz w:val="32"/>
            <w:szCs w:val="32"/>
            <w:lang w:val="ru-RU"/>
            <w:rPrChange w:id="1199" w:author="Пользователь Windows" w:date="2020-08-12T17:3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731608">
          <w:rPr>
            <w:rFonts w:ascii="Times New Roman" w:hAnsi="Times New Roman" w:cs="Times New Roman"/>
            <w:sz w:val="32"/>
            <w:szCs w:val="32"/>
          </w:rPr>
          <w:t>Cockpit</w:t>
        </w:r>
        <w:r w:rsidR="00731608" w:rsidRPr="00731608">
          <w:rPr>
            <w:rFonts w:ascii="Times New Roman" w:hAnsi="Times New Roman" w:cs="Times New Roman"/>
            <w:sz w:val="32"/>
            <w:szCs w:val="32"/>
            <w:lang w:val="ru-RU"/>
            <w:rPrChange w:id="1200" w:author="Пользователь Windows" w:date="2020-08-12T17:3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731608">
          <w:rPr>
            <w:rFonts w:ascii="Times New Roman" w:hAnsi="Times New Roman" w:cs="Times New Roman"/>
            <w:sz w:val="32"/>
            <w:szCs w:val="32"/>
            <w:lang w:val="ru-RU"/>
          </w:rPr>
          <w:t>вы</w:t>
        </w:r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>полняется при установке, если скрипт</w:t>
        </w:r>
        <w:r w:rsidR="00731608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201" w:author="Пользователь Windows" w:date="2020-08-12T17:37:00Z">
        <w:r w:rsidR="00731608">
          <w:rPr>
            <w:rFonts w:ascii="Times New Roman" w:hAnsi="Times New Roman" w:cs="Times New Roman"/>
            <w:sz w:val="32"/>
            <w:szCs w:val="32"/>
            <w:lang w:val="ru-RU"/>
          </w:rPr>
          <w:t>по каким</w:t>
        </w:r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>-либо причинам не выполн</w:t>
        </w:r>
      </w:ins>
      <w:ins w:id="1202" w:author="Пользователь Windows" w:date="2020-08-15T18:54:00Z"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>ился</w:t>
        </w:r>
      </w:ins>
      <w:ins w:id="1203" w:author="Пользователь Windows" w:date="2020-08-12T17:37:00Z">
        <w:r w:rsidR="00731608">
          <w:rPr>
            <w:rFonts w:ascii="Times New Roman" w:hAnsi="Times New Roman" w:cs="Times New Roman"/>
            <w:sz w:val="32"/>
            <w:szCs w:val="32"/>
            <w:lang w:val="ru-RU"/>
          </w:rPr>
          <w:t xml:space="preserve"> – ег</w:t>
        </w:r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>о необходимо запустить вручную до первого использования</w:t>
        </w:r>
        <w:r w:rsidR="00731608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731608">
          <w:rPr>
            <w:rFonts w:ascii="Times New Roman" w:hAnsi="Times New Roman" w:cs="Times New Roman"/>
            <w:sz w:val="32"/>
            <w:szCs w:val="32"/>
          </w:rPr>
          <w:t>Cockpit</w:t>
        </w:r>
      </w:ins>
      <w:ins w:id="1204" w:author="Пользователь Windows" w:date="2020-08-15T18:55:00Z"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>-ом</w:t>
        </w:r>
      </w:ins>
      <w:ins w:id="1205" w:author="Пользователь Windows" w:date="2020-08-12T17:41:00Z">
        <w:r w:rsidR="001464AC">
          <w:rPr>
            <w:rFonts w:ascii="Times New Roman" w:hAnsi="Times New Roman" w:cs="Times New Roman"/>
            <w:sz w:val="32"/>
            <w:szCs w:val="32"/>
            <w:lang w:val="ru-RU"/>
          </w:rPr>
          <w:t>.</w:t>
        </w:r>
      </w:ins>
    </w:p>
    <w:p w:rsidR="001464AC" w:rsidRDefault="001464AC" w:rsidP="001464AC">
      <w:pPr>
        <w:spacing w:after="0" w:line="240" w:lineRule="auto"/>
        <w:rPr>
          <w:ins w:id="1206" w:author="Пользователь Windows" w:date="2020-08-15T18:55:00Z"/>
          <w:rFonts w:ascii="Courier New" w:eastAsia="Times New Roman" w:hAnsi="Courier New" w:cs="Courier New"/>
          <w:color w:val="444444"/>
          <w:sz w:val="20"/>
          <w:szCs w:val="20"/>
        </w:rPr>
      </w:pPr>
      <w:ins w:id="1207" w:author="Пользователь Windows" w:date="2020-08-12T17:41:00Z">
        <w:r w:rsidRPr="002F722A">
          <w:rPr>
            <w:rFonts w:ascii="Courier New" w:eastAsia="Times New Roman" w:hAnsi="Courier New" w:cs="Courier New"/>
            <w:color w:val="444444"/>
            <w:sz w:val="20"/>
            <w:szCs w:val="20"/>
          </w:rPr>
          <w:t>su</w:t>
        </w:r>
        <w:r w:rsidRPr="001464AC">
          <w:rPr>
            <w:rFonts w:ascii="Courier New" w:eastAsia="Times New Roman" w:hAnsi="Courier New" w:cs="Courier New"/>
            <w:color w:val="444444"/>
            <w:sz w:val="20"/>
            <w:szCs w:val="20"/>
            <w:rPrChange w:id="1208" w:author="Пользователь Windows" w:date="2020-08-12T18:00:00Z">
              <w:rPr>
                <w:rFonts w:ascii="Courier New" w:eastAsia="Times New Roman" w:hAnsi="Courier New" w:cs="Courier New"/>
                <w:color w:val="444444"/>
                <w:sz w:val="20"/>
                <w:szCs w:val="20"/>
                <w:lang w:val="ru-RU"/>
              </w:rPr>
            </w:rPrChange>
          </w:rPr>
          <w:t xml:space="preserve"> – </w:t>
        </w:r>
        <w:r w:rsidRPr="002F722A">
          <w:rPr>
            <w:rFonts w:ascii="Courier New" w:eastAsia="Times New Roman" w:hAnsi="Courier New" w:cs="Courier New"/>
            <w:color w:val="444444"/>
            <w:sz w:val="20"/>
            <w:szCs w:val="20"/>
          </w:rPr>
          <w:t>hxeadm</w:t>
        </w:r>
      </w:ins>
    </w:p>
    <w:p w:rsidR="009D1487" w:rsidRPr="001464AC" w:rsidRDefault="009D1487" w:rsidP="001464AC">
      <w:pPr>
        <w:spacing w:after="0" w:line="240" w:lineRule="auto"/>
        <w:rPr>
          <w:ins w:id="1209" w:author="Пользователь Windows" w:date="2020-08-12T17:41:00Z"/>
          <w:rFonts w:ascii="Courier New" w:eastAsia="Times New Roman" w:hAnsi="Courier New" w:cs="Courier New"/>
          <w:color w:val="444444"/>
          <w:sz w:val="20"/>
          <w:szCs w:val="20"/>
          <w:rPrChange w:id="1210" w:author="Пользователь Windows" w:date="2020-08-12T18:00:00Z">
            <w:rPr>
              <w:ins w:id="1211" w:author="Пользователь Windows" w:date="2020-08-12T17:41:00Z"/>
              <w:rFonts w:ascii="Courier New" w:eastAsia="Times New Roman" w:hAnsi="Courier New" w:cs="Courier New"/>
              <w:color w:val="444444"/>
              <w:sz w:val="20"/>
              <w:szCs w:val="20"/>
              <w:lang w:val="ru-RU"/>
            </w:rPr>
          </w:rPrChange>
        </w:rPr>
      </w:pPr>
    </w:p>
    <w:p w:rsidR="001464AC" w:rsidRPr="00C116B2" w:rsidRDefault="001464AC">
      <w:pPr>
        <w:spacing w:after="0" w:line="240" w:lineRule="auto"/>
        <w:rPr>
          <w:ins w:id="1212" w:author="Пользователь Windows" w:date="2020-08-12T17:37:00Z"/>
          <w:rFonts w:ascii="Courier New" w:eastAsia="Times New Roman" w:hAnsi="Courier New" w:cs="Courier New"/>
          <w:color w:val="444444"/>
          <w:sz w:val="20"/>
          <w:szCs w:val="20"/>
          <w:rPrChange w:id="1213" w:author="Пользователь Windows" w:date="2020-08-12T18:00:00Z">
            <w:rPr>
              <w:ins w:id="1214" w:author="Пользователь Windows" w:date="2020-08-12T17:37:00Z"/>
              <w:rFonts w:ascii="Times New Roman" w:hAnsi="Times New Roman" w:cs="Times New Roman"/>
              <w:sz w:val="32"/>
              <w:szCs w:val="32"/>
            </w:rPr>
          </w:rPrChange>
        </w:rPr>
        <w:pPrChange w:id="1215" w:author="Пользователь Windows" w:date="2020-08-12T18:00:00Z">
          <w:pPr/>
        </w:pPrChange>
      </w:pPr>
      <w:ins w:id="1216" w:author="Пользователь Windows" w:date="2020-08-12T18:00:00Z">
        <w:r w:rsidRPr="00C116B2">
          <w:rPr>
            <w:rFonts w:ascii="Courier New" w:eastAsia="Times New Roman" w:hAnsi="Courier New" w:cs="Courier New"/>
            <w:color w:val="444444"/>
            <w:sz w:val="20"/>
            <w:szCs w:val="20"/>
            <w:rPrChange w:id="1217" w:author="Пользователь Windows" w:date="2020-08-12T18:00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/usr/sap/distr/HANA_EXPRESS_20/register_cockpit.sh</w:t>
        </w:r>
      </w:ins>
    </w:p>
    <w:p w:rsidR="00731608" w:rsidRPr="001464AC" w:rsidRDefault="00731608">
      <w:pPr>
        <w:rPr>
          <w:ins w:id="1218" w:author="Пользователь Windows" w:date="2020-08-12T17:37:00Z"/>
          <w:rFonts w:ascii="Times New Roman" w:hAnsi="Times New Roman" w:cs="Times New Roman"/>
          <w:sz w:val="32"/>
          <w:szCs w:val="32"/>
          <w:rPrChange w:id="1219" w:author="Пользователь Windows" w:date="2020-08-12T18:00:00Z">
            <w:rPr>
              <w:ins w:id="1220" w:author="Пользователь Windows" w:date="2020-08-12T17:37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</w:p>
    <w:p w:rsidR="0004204F" w:rsidRPr="0004204F" w:rsidRDefault="0004204F">
      <w:pPr>
        <w:rPr>
          <w:ins w:id="1221" w:author="Пользователь Windows" w:date="2020-08-12T01:12:00Z"/>
          <w:rFonts w:ascii="Times New Roman" w:hAnsi="Times New Roman" w:cs="Times New Roman"/>
          <w:sz w:val="32"/>
          <w:szCs w:val="32"/>
          <w:lang w:val="ru-RU"/>
        </w:rPr>
      </w:pPr>
      <w:ins w:id="1222" w:author="Пользователь Windows" w:date="2020-08-12T01:15:00Z">
        <w:r>
          <w:rPr>
            <w:noProof/>
          </w:rPr>
          <w:lastRenderedPageBreak/>
          <w:drawing>
            <wp:inline distT="0" distB="0" distL="0" distR="0" wp14:anchorId="0150B502" wp14:editId="533B0E5A">
              <wp:extent cx="6152515" cy="2986405"/>
              <wp:effectExtent l="0" t="0" r="635" b="4445"/>
              <wp:docPr id="47" name="Picture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2986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4204F" w:rsidRDefault="0004204F">
      <w:pPr>
        <w:rPr>
          <w:ins w:id="1223" w:author="Пользователь Windows" w:date="2020-08-11T22:45:00Z"/>
          <w:rFonts w:ascii="Times New Roman" w:hAnsi="Times New Roman" w:cs="Times New Roman"/>
          <w:sz w:val="32"/>
          <w:szCs w:val="32"/>
          <w:lang w:val="ru-RU"/>
        </w:rPr>
      </w:pPr>
      <w:ins w:id="1224" w:author="Пользователь Windows" w:date="2020-08-12T01:20:00Z">
        <w:r>
          <w:rPr>
            <w:noProof/>
          </w:rPr>
          <w:drawing>
            <wp:inline distT="0" distB="0" distL="0" distR="0" wp14:anchorId="3B8EB28E" wp14:editId="65AD5C36">
              <wp:extent cx="6152515" cy="3270885"/>
              <wp:effectExtent l="0" t="0" r="635" b="5715"/>
              <wp:docPr id="48" name="Picture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32708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42D99" w:rsidRDefault="00542D99">
      <w:pPr>
        <w:rPr>
          <w:ins w:id="1225" w:author="Пользователь Windows" w:date="2020-08-16T16:42:00Z"/>
          <w:rFonts w:ascii="Times New Roman" w:hAnsi="Times New Roman" w:cs="Times New Roman"/>
          <w:sz w:val="32"/>
          <w:szCs w:val="32"/>
        </w:rPr>
      </w:pPr>
    </w:p>
    <w:p w:rsidR="00285D1A" w:rsidRDefault="00285D1A">
      <w:pPr>
        <w:rPr>
          <w:ins w:id="1226" w:author="Пользователь Windows" w:date="2020-08-12T15:57:00Z"/>
          <w:rFonts w:ascii="Times New Roman" w:hAnsi="Times New Roman" w:cs="Times New Roman"/>
          <w:sz w:val="32"/>
          <w:szCs w:val="32"/>
        </w:rPr>
      </w:pPr>
    </w:p>
    <w:p w:rsidR="0025754F" w:rsidRPr="00542D99" w:rsidRDefault="0025754F">
      <w:pPr>
        <w:rPr>
          <w:ins w:id="1227" w:author="Пользователь Windows" w:date="2020-08-11T22:45:00Z"/>
          <w:rFonts w:ascii="Times New Roman" w:hAnsi="Times New Roman" w:cs="Times New Roman"/>
          <w:sz w:val="32"/>
          <w:szCs w:val="32"/>
          <w:lang w:val="ru-RU"/>
          <w:rPrChange w:id="1228" w:author="Пользователь Windows" w:date="2020-08-12T15:58:00Z">
            <w:rPr>
              <w:ins w:id="1229" w:author="Пользователь Windows" w:date="2020-08-11T22:45:00Z"/>
              <w:rFonts w:ascii="Times New Roman" w:hAnsi="Times New Roman" w:cs="Times New Roman"/>
              <w:sz w:val="32"/>
              <w:szCs w:val="32"/>
            </w:rPr>
          </w:rPrChange>
        </w:rPr>
      </w:pPr>
      <w:ins w:id="1230" w:author="Пользователь Windows" w:date="2020-08-11T22:45:00Z">
        <w:r>
          <w:rPr>
            <w:rFonts w:ascii="Times New Roman" w:hAnsi="Times New Roman" w:cs="Times New Roman"/>
            <w:sz w:val="32"/>
            <w:szCs w:val="32"/>
          </w:rPr>
          <w:t>WebIDE</w:t>
        </w:r>
        <w:r w:rsidRPr="00542D99">
          <w:rPr>
            <w:rFonts w:ascii="Times New Roman" w:hAnsi="Times New Roman" w:cs="Times New Roman"/>
            <w:sz w:val="32"/>
            <w:szCs w:val="32"/>
            <w:lang w:val="ru-RU"/>
            <w:rPrChange w:id="1231" w:author="Пользователь Windows" w:date="2020-08-12T15:58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:</w:t>
        </w:r>
      </w:ins>
    </w:p>
    <w:p w:rsidR="0025754F" w:rsidRDefault="00542D99">
      <w:pPr>
        <w:rPr>
          <w:ins w:id="1232" w:author="Пользователь Windows" w:date="2020-08-16T16:08:00Z"/>
          <w:rFonts w:ascii="Times New Roman" w:hAnsi="Times New Roman" w:cs="Times New Roman"/>
          <w:sz w:val="32"/>
          <w:szCs w:val="32"/>
          <w:lang w:val="ru-RU"/>
        </w:rPr>
      </w:pPr>
      <w:ins w:id="1233" w:author="Пользователь Windows" w:date="2020-08-12T15:57:00Z">
        <w:r>
          <w:rPr>
            <w:rFonts w:ascii="Times New Roman" w:hAnsi="Times New Roman" w:cs="Times New Roman"/>
            <w:sz w:val="32"/>
            <w:szCs w:val="32"/>
          </w:rPr>
          <w:t>WebIDE</w:t>
        </w:r>
      </w:ins>
      <w:ins w:id="1234" w:author="Пользователь Windows" w:date="2020-08-12T16:29:00Z">
        <w:r w:rsidR="009D1487">
          <w:rPr>
            <w:rFonts w:ascii="Times New Roman" w:hAnsi="Times New Roman" w:cs="Times New Roman"/>
            <w:sz w:val="32"/>
            <w:szCs w:val="32"/>
            <w:lang w:val="ru-RU"/>
          </w:rPr>
          <w:t xml:space="preserve"> –</w:t>
        </w:r>
      </w:ins>
      <w:ins w:id="1235" w:author="Пользователь Windows" w:date="2020-08-16T15:57:00Z">
        <w:r w:rsidR="00244358">
          <w:rPr>
            <w:rFonts w:ascii="Times New Roman" w:hAnsi="Times New Roman" w:cs="Times New Roman"/>
            <w:sz w:val="32"/>
            <w:szCs w:val="32"/>
            <w:lang w:val="ru-RU"/>
          </w:rPr>
          <w:t>это</w:t>
        </w:r>
        <w:r w:rsidR="0095425F">
          <w:rPr>
            <w:rFonts w:ascii="Times New Roman" w:hAnsi="Times New Roman" w:cs="Times New Roman"/>
            <w:sz w:val="32"/>
            <w:szCs w:val="32"/>
            <w:lang w:val="ru-RU"/>
          </w:rPr>
          <w:t xml:space="preserve"> интегрированная с </w:t>
        </w:r>
        <w:r w:rsidR="0095425F">
          <w:rPr>
            <w:rFonts w:ascii="Times New Roman" w:hAnsi="Times New Roman" w:cs="Times New Roman"/>
            <w:sz w:val="32"/>
            <w:szCs w:val="32"/>
          </w:rPr>
          <w:t>GitHub</w:t>
        </w:r>
        <w:r w:rsidR="00244358" w:rsidRPr="00244358">
          <w:rPr>
            <w:rFonts w:ascii="Times New Roman" w:hAnsi="Times New Roman" w:cs="Times New Roman"/>
            <w:sz w:val="32"/>
            <w:szCs w:val="32"/>
            <w:lang w:val="ru-RU"/>
            <w:rPrChange w:id="1236" w:author="Пользователь Windows" w:date="2020-08-16T15:5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-</w:t>
        </w:r>
        <w:r w:rsidR="00244358">
          <w:rPr>
            <w:rFonts w:ascii="Times New Roman" w:hAnsi="Times New Roman" w:cs="Times New Roman"/>
            <w:sz w:val="32"/>
            <w:szCs w:val="32"/>
            <w:lang w:val="ru-RU"/>
          </w:rPr>
          <w:t>ом</w:t>
        </w:r>
      </w:ins>
      <w:ins w:id="1237" w:author="Пользователь Windows" w:date="2020-08-12T16:29:00Z">
        <w:r w:rsidR="00244358">
          <w:rPr>
            <w:rFonts w:ascii="Times New Roman" w:hAnsi="Times New Roman" w:cs="Times New Roman"/>
            <w:sz w:val="32"/>
            <w:szCs w:val="32"/>
            <w:lang w:val="ru-RU"/>
          </w:rPr>
          <w:t xml:space="preserve"> брау</w:t>
        </w:r>
      </w:ins>
      <w:ins w:id="1238" w:author="Пользователь Windows" w:date="2020-08-16T15:57:00Z">
        <w:r w:rsidR="00244358">
          <w:rPr>
            <w:rFonts w:ascii="Times New Roman" w:hAnsi="Times New Roman" w:cs="Times New Roman"/>
            <w:sz w:val="32"/>
            <w:szCs w:val="32"/>
            <w:lang w:val="ru-RU"/>
          </w:rPr>
          <w:t>з</w:t>
        </w:r>
      </w:ins>
      <w:ins w:id="1239" w:author="Пользователь Windows" w:date="2020-08-12T16:29:00Z">
        <w:r w:rsidR="00244358">
          <w:rPr>
            <w:rFonts w:ascii="Times New Roman" w:hAnsi="Times New Roman" w:cs="Times New Roman"/>
            <w:sz w:val="32"/>
            <w:szCs w:val="32"/>
            <w:lang w:val="ru-RU"/>
          </w:rPr>
          <w:t xml:space="preserve">ерная среда разработки. </w:t>
        </w:r>
      </w:ins>
    </w:p>
    <w:p w:rsidR="005610D2" w:rsidRDefault="0088676F">
      <w:pPr>
        <w:rPr>
          <w:ins w:id="1240" w:author="Пользователь Windows" w:date="2020-08-16T16:33:00Z"/>
          <w:rFonts w:ascii="Times New Roman" w:hAnsi="Times New Roman" w:cs="Times New Roman"/>
          <w:sz w:val="32"/>
          <w:szCs w:val="32"/>
          <w:lang w:val="ru-RU"/>
        </w:rPr>
      </w:pPr>
      <w:ins w:id="1241" w:author="Пользователь Windows" w:date="2020-08-16T16:08:00Z">
        <w:r>
          <w:rPr>
            <w:rFonts w:ascii="Times New Roman" w:hAnsi="Times New Roman" w:cs="Times New Roman"/>
            <w:sz w:val="32"/>
            <w:szCs w:val="32"/>
            <w:lang w:val="ru-RU"/>
          </w:rPr>
          <w:lastRenderedPageBreak/>
          <w:t xml:space="preserve">В разделе </w:t>
        </w:r>
        <w:r>
          <w:rPr>
            <w:rFonts w:ascii="Times New Roman" w:hAnsi="Times New Roman" w:cs="Times New Roman"/>
            <w:sz w:val="32"/>
            <w:szCs w:val="32"/>
          </w:rPr>
          <w:t>Development</w:t>
        </w:r>
        <w:r w:rsidRPr="0088676F">
          <w:rPr>
            <w:rFonts w:ascii="Times New Roman" w:hAnsi="Times New Roman" w:cs="Times New Roman"/>
            <w:sz w:val="32"/>
            <w:szCs w:val="32"/>
            <w:lang w:val="ru-RU"/>
            <w:rPrChange w:id="1242" w:author="Пользователь Windows" w:date="2020-08-16T16:08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4138CB">
          <w:rPr>
            <w:rFonts w:ascii="Times New Roman" w:hAnsi="Times New Roman" w:cs="Times New Roman"/>
            <w:sz w:val="32"/>
            <w:szCs w:val="32"/>
            <w:lang w:val="ru-RU"/>
          </w:rPr>
          <w:t xml:space="preserve">можно разрабатывать, 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тестировать </w:t>
        </w:r>
      </w:ins>
      <w:ins w:id="1243" w:author="Пользователь Windows" w:date="2020-08-16T16:10:00Z">
        <w:r w:rsidR="004138CB">
          <w:rPr>
            <w:rFonts w:ascii="Times New Roman" w:hAnsi="Times New Roman" w:cs="Times New Roman"/>
            <w:sz w:val="32"/>
            <w:szCs w:val="32"/>
            <w:lang w:val="ru-RU"/>
          </w:rPr>
          <w:t xml:space="preserve">и публиковать </w:t>
        </w:r>
      </w:ins>
      <w:ins w:id="1244" w:author="Пользователь Windows" w:date="2020-08-16T16:09:00Z">
        <w:r w:rsidR="004138CB">
          <w:rPr>
            <w:rFonts w:ascii="Times New Roman" w:hAnsi="Times New Roman" w:cs="Times New Roman"/>
            <w:sz w:val="32"/>
            <w:szCs w:val="32"/>
            <w:lang w:val="ru-RU"/>
          </w:rPr>
          <w:t>модули на NodeJS,</w:t>
        </w:r>
      </w:ins>
      <w:ins w:id="1245" w:author="Пользователь Windows" w:date="2020-08-16T16:10:00Z">
        <w:r w:rsidR="004138CB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4138CB">
          <w:rPr>
            <w:rFonts w:ascii="Times New Roman" w:hAnsi="Times New Roman" w:cs="Times New Roman"/>
            <w:sz w:val="32"/>
            <w:szCs w:val="32"/>
          </w:rPr>
          <w:t>Java</w:t>
        </w:r>
        <w:r w:rsidR="004138CB" w:rsidRPr="004138CB">
          <w:rPr>
            <w:rFonts w:ascii="Times New Roman" w:hAnsi="Times New Roman" w:cs="Times New Roman"/>
            <w:sz w:val="32"/>
            <w:szCs w:val="32"/>
            <w:lang w:val="ru-RU"/>
            <w:rPrChange w:id="1246" w:author="Пользователь Windows" w:date="2020-08-16T16:10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, </w:t>
        </w:r>
        <w:r w:rsidR="004138CB">
          <w:rPr>
            <w:rFonts w:ascii="Times New Roman" w:hAnsi="Times New Roman" w:cs="Times New Roman"/>
            <w:sz w:val="32"/>
            <w:szCs w:val="32"/>
          </w:rPr>
          <w:t>HTML</w:t>
        </w:r>
        <w:r w:rsidR="004138CB" w:rsidRPr="004138CB">
          <w:rPr>
            <w:rFonts w:ascii="Times New Roman" w:hAnsi="Times New Roman" w:cs="Times New Roman"/>
            <w:sz w:val="32"/>
            <w:szCs w:val="32"/>
            <w:lang w:val="ru-RU"/>
            <w:rPrChange w:id="1247" w:author="Пользователь Windows" w:date="2020-08-16T16:10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5</w:t>
        </w:r>
      </w:ins>
      <w:ins w:id="1248" w:author="Пользователь Windows" w:date="2020-08-16T16:13:00Z">
        <w:r w:rsidR="005610D2">
          <w:rPr>
            <w:rFonts w:ascii="Times New Roman" w:hAnsi="Times New Roman" w:cs="Times New Roman"/>
            <w:sz w:val="32"/>
            <w:szCs w:val="32"/>
            <w:lang w:val="ru-RU"/>
          </w:rPr>
          <w:t xml:space="preserve">. </w:t>
        </w:r>
      </w:ins>
    </w:p>
    <w:p w:rsidR="008F6895" w:rsidRDefault="0025349C">
      <w:pPr>
        <w:rPr>
          <w:ins w:id="1249" w:author="Пользователь Windows" w:date="2020-08-16T16:42:00Z"/>
          <w:rFonts w:ascii="Times New Roman" w:hAnsi="Times New Roman" w:cs="Times New Roman"/>
          <w:sz w:val="32"/>
          <w:szCs w:val="32"/>
          <w:lang w:val="ru-RU"/>
        </w:rPr>
      </w:pPr>
      <w:ins w:id="1250" w:author="Пользователь Windows" w:date="2020-08-16T16:13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В разделе </w:t>
        </w:r>
      </w:ins>
      <w:ins w:id="1251" w:author="Пользователь Windows" w:date="2020-08-16T16:14:00Z">
        <w:r>
          <w:rPr>
            <w:rFonts w:ascii="Times New Roman" w:hAnsi="Times New Roman" w:cs="Times New Roman"/>
            <w:sz w:val="32"/>
            <w:szCs w:val="32"/>
          </w:rPr>
          <w:t>Database</w:t>
        </w:r>
        <w:r w:rsidRPr="005610D2">
          <w:rPr>
            <w:rFonts w:ascii="Times New Roman" w:hAnsi="Times New Roman" w:cs="Times New Roman"/>
            <w:sz w:val="32"/>
            <w:szCs w:val="32"/>
            <w:lang w:val="ru-RU"/>
            <w:rPrChange w:id="1252" w:author="Пользователь Windows" w:date="2020-08-16T16:3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</w:rPr>
          <w:t>Explorer</w:t>
        </w:r>
        <w:r w:rsidRPr="005610D2">
          <w:rPr>
            <w:rFonts w:ascii="Times New Roman" w:hAnsi="Times New Roman" w:cs="Times New Roman"/>
            <w:sz w:val="32"/>
            <w:szCs w:val="32"/>
            <w:lang w:val="ru-RU"/>
            <w:rPrChange w:id="1253" w:author="Пользователь Windows" w:date="2020-08-16T16:33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1254" w:author="Пользователь Windows" w:date="2020-08-16T16:33:00Z">
        <w:r w:rsidR="005610D2">
          <w:rPr>
            <w:rFonts w:ascii="Times New Roman" w:hAnsi="Times New Roman" w:cs="Times New Roman"/>
            <w:sz w:val="32"/>
            <w:szCs w:val="32"/>
            <w:lang w:val="ru-RU"/>
          </w:rPr>
          <w:t xml:space="preserve">можно создавать </w:t>
        </w:r>
      </w:ins>
      <w:ins w:id="1255" w:author="Пользователь Windows" w:date="2020-08-16T15:40:00Z">
        <w:r w:rsidR="00BC439D">
          <w:rPr>
            <w:rFonts w:ascii="Times New Roman" w:hAnsi="Times New Roman" w:cs="Times New Roman"/>
            <w:sz w:val="32"/>
            <w:szCs w:val="32"/>
            <w:lang w:val="ru-RU"/>
          </w:rPr>
          <w:t>и упра</w:t>
        </w:r>
      </w:ins>
      <w:ins w:id="1256" w:author="Пользователь Windows" w:date="2020-08-16T17:47:00Z">
        <w:r w:rsidR="008509CC" w:rsidRPr="008509CC">
          <w:rPr>
            <w:rFonts w:ascii="Times New Roman" w:hAnsi="Times New Roman" w:cs="Times New Roman"/>
            <w:sz w:val="32"/>
            <w:szCs w:val="32"/>
            <w:lang w:val="ru-RU"/>
            <w:rPrChange w:id="1257" w:author="Пользователь Windows" w:date="2020-08-16T17:4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в</w:t>
        </w:r>
      </w:ins>
      <w:ins w:id="1258" w:author="Пользователь Windows" w:date="2020-08-16T15:40:00Z">
        <w:r w:rsidR="00BC439D">
          <w:rPr>
            <w:rFonts w:ascii="Times New Roman" w:hAnsi="Times New Roman" w:cs="Times New Roman"/>
            <w:sz w:val="32"/>
            <w:szCs w:val="32"/>
            <w:lang w:val="ru-RU"/>
          </w:rPr>
          <w:t xml:space="preserve">лять объектами </w:t>
        </w:r>
      </w:ins>
      <w:ins w:id="1259" w:author="Пользователь Windows" w:date="2020-08-16T16:34:00Z">
        <w:r w:rsidR="005610D2">
          <w:rPr>
            <w:rFonts w:ascii="Times New Roman" w:hAnsi="Times New Roman" w:cs="Times New Roman"/>
            <w:sz w:val="32"/>
            <w:szCs w:val="32"/>
            <w:lang w:val="ru-RU"/>
          </w:rPr>
          <w:t xml:space="preserve">на уровне </w:t>
        </w:r>
      </w:ins>
      <w:ins w:id="1260" w:author="Пользователь Windows" w:date="2020-08-16T15:40:00Z">
        <w:r w:rsidR="00BC439D">
          <w:rPr>
            <w:rFonts w:ascii="Times New Roman" w:hAnsi="Times New Roman" w:cs="Times New Roman"/>
            <w:sz w:val="32"/>
            <w:szCs w:val="32"/>
            <w:lang w:val="ru-RU"/>
          </w:rPr>
          <w:t>базы данных</w:t>
        </w:r>
      </w:ins>
      <w:ins w:id="1261" w:author="Пользователь Windows" w:date="2020-08-16T16:34:00Z">
        <w:r w:rsidR="005610D2">
          <w:rPr>
            <w:rFonts w:ascii="Times New Roman" w:hAnsi="Times New Roman" w:cs="Times New Roman"/>
            <w:sz w:val="32"/>
            <w:szCs w:val="32"/>
            <w:lang w:val="ru-RU"/>
          </w:rPr>
          <w:t xml:space="preserve"> (таблицы, представления, хранимые процедуры и т.д)</w:t>
        </w:r>
      </w:ins>
    </w:p>
    <w:p w:rsidR="00285D1A" w:rsidRPr="00285D1A" w:rsidRDefault="00285D1A">
      <w:pPr>
        <w:rPr>
          <w:ins w:id="1262" w:author="Пользователь Windows" w:date="2020-08-16T15:23:00Z"/>
          <w:rFonts w:ascii="Times New Roman" w:hAnsi="Times New Roman" w:cs="Times New Roman"/>
          <w:sz w:val="32"/>
          <w:szCs w:val="32"/>
          <w:lang w:val="ru-RU"/>
        </w:rPr>
      </w:pPr>
      <w:ins w:id="1263" w:author="Пользователь Windows" w:date="2020-08-16T16:43:00Z">
        <w:r>
          <w:rPr>
            <w:rFonts w:ascii="Times New Roman" w:hAnsi="Times New Roman" w:cs="Times New Roman"/>
            <w:sz w:val="32"/>
            <w:szCs w:val="32"/>
            <w:lang w:val="ru-RU"/>
          </w:rPr>
          <w:t>Подключение</w:t>
        </w:r>
      </w:ins>
      <w:ins w:id="1264" w:author="Пользователь Windows" w:date="2020-08-17T11:58:00Z">
        <w:r w:rsidR="00DE7E27" w:rsidRPr="00405570">
          <w:rPr>
            <w:rFonts w:ascii="Times New Roman" w:hAnsi="Times New Roman" w:cs="Times New Roman"/>
            <w:sz w:val="32"/>
            <w:szCs w:val="32"/>
            <w:lang w:val="ru-RU"/>
            <w:rPrChange w:id="1265" w:author="Пользователь Windows" w:date="2020-08-17T16:25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к тенанту</w:t>
        </w:r>
      </w:ins>
      <w:ins w:id="1266" w:author="Пользователь Windows" w:date="2020-08-16T16:43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 и обзор объектов</w:t>
        </w:r>
      </w:ins>
      <w:ins w:id="1267" w:author="Пользователь Windows" w:date="2020-08-17T11:58:00Z">
        <w:r w:rsidR="00DE7E27">
          <w:rPr>
            <w:rFonts w:ascii="Times New Roman" w:hAnsi="Times New Roman" w:cs="Times New Roman"/>
            <w:sz w:val="32"/>
            <w:szCs w:val="32"/>
            <w:lang w:val="ru-RU"/>
          </w:rPr>
          <w:t xml:space="preserve"> в нём</w:t>
        </w:r>
      </w:ins>
      <w:ins w:id="1268" w:author="Пользователь Windows" w:date="2020-08-16T16:44:00Z">
        <w:r w:rsidRPr="00405570">
          <w:rPr>
            <w:rFonts w:ascii="Times New Roman" w:hAnsi="Times New Roman" w:cs="Times New Roman"/>
            <w:sz w:val="32"/>
            <w:szCs w:val="32"/>
            <w:lang w:val="ru-RU"/>
            <w:rPrChange w:id="1269" w:author="Пользователь Windows" w:date="2020-08-17T16:25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:</w:t>
        </w:r>
      </w:ins>
    </w:p>
    <w:p w:rsidR="008F6895" w:rsidRDefault="00255FE6">
      <w:pPr>
        <w:rPr>
          <w:ins w:id="1270" w:author="Пользователь Windows" w:date="2020-08-16T15:44:00Z"/>
          <w:rFonts w:ascii="Times New Roman" w:hAnsi="Times New Roman" w:cs="Times New Roman"/>
          <w:sz w:val="32"/>
          <w:szCs w:val="32"/>
          <w:lang w:val="ru-RU"/>
        </w:rPr>
      </w:pPr>
      <w:ins w:id="1271" w:author="Пользователь Windows" w:date="2020-08-16T15:39:00Z">
        <w:r>
          <w:rPr>
            <w:noProof/>
          </w:rPr>
          <w:drawing>
            <wp:inline distT="0" distB="0" distL="0" distR="0" wp14:anchorId="178DC592" wp14:editId="3D728556">
              <wp:extent cx="6152515" cy="5057775"/>
              <wp:effectExtent l="0" t="0" r="635" b="9525"/>
              <wp:docPr id="39" name="Picture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2515" cy="5057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C439D" w:rsidRDefault="00BC439D">
      <w:pPr>
        <w:rPr>
          <w:ins w:id="1272" w:author="Пользователь Windows" w:date="2020-08-16T15:44:00Z"/>
          <w:rFonts w:ascii="Times New Roman" w:hAnsi="Times New Roman" w:cs="Times New Roman"/>
          <w:sz w:val="32"/>
          <w:szCs w:val="32"/>
          <w:lang w:val="ru-RU"/>
        </w:rPr>
      </w:pPr>
    </w:p>
    <w:p w:rsidR="00BC439D" w:rsidRPr="008509CC" w:rsidRDefault="008509CC">
      <w:pPr>
        <w:rPr>
          <w:ins w:id="1273" w:author="Пользователь Windows" w:date="2020-08-16T15:44:00Z"/>
          <w:rFonts w:ascii="Times New Roman" w:hAnsi="Times New Roman" w:cs="Times New Roman"/>
          <w:sz w:val="32"/>
          <w:szCs w:val="32"/>
          <w:rPrChange w:id="1274" w:author="Пользователь Windows" w:date="2020-08-16T17:30:00Z">
            <w:rPr>
              <w:ins w:id="1275" w:author="Пользователь Windows" w:date="2020-08-16T15:44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  <w:ins w:id="1276" w:author="Пользователь Windows" w:date="2020-08-16T17:39:00Z">
        <w:r>
          <w:rPr>
            <w:rFonts w:ascii="Times New Roman" w:hAnsi="Times New Roman" w:cs="Times New Roman"/>
            <w:sz w:val="32"/>
            <w:szCs w:val="32"/>
          </w:rPr>
          <w:tab/>
        </w:r>
      </w:ins>
    </w:p>
    <w:p w:rsidR="002472B7" w:rsidRPr="0020585C" w:rsidRDefault="00BC439D" w:rsidP="002472B7">
      <w:pPr>
        <w:rPr>
          <w:ins w:id="1277" w:author="Пользователь Windows" w:date="2020-08-12T19:03:00Z"/>
          <w:rFonts w:ascii="Times New Roman" w:hAnsi="Times New Roman" w:cs="Times New Roman"/>
          <w:sz w:val="32"/>
          <w:szCs w:val="32"/>
          <w:lang w:val="ru-RU"/>
          <w:rPrChange w:id="1278" w:author="Пользователь Windows" w:date="2020-08-17T11:48:00Z">
            <w:rPr>
              <w:ins w:id="1279" w:author="Пользователь Windows" w:date="2020-08-12T19:03:00Z"/>
              <w:rFonts w:ascii="Times New Roman" w:hAnsi="Times New Roman" w:cs="Times New Roman"/>
              <w:b/>
              <w:sz w:val="32"/>
              <w:szCs w:val="32"/>
              <w:lang w:val="ru-RU"/>
            </w:rPr>
          </w:rPrChange>
        </w:rPr>
      </w:pPr>
      <w:ins w:id="1280" w:author="Пользователь Windows" w:date="2020-08-16T15:44:00Z">
        <w:r>
          <w:rPr>
            <w:noProof/>
          </w:rPr>
          <w:lastRenderedPageBreak/>
          <w:drawing>
            <wp:inline distT="0" distB="0" distL="0" distR="0" wp14:anchorId="19E05D53" wp14:editId="09E59029">
              <wp:extent cx="5753100" cy="8572500"/>
              <wp:effectExtent l="0" t="0" r="0" b="0"/>
              <wp:docPr id="43" name="Picture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3100" cy="8572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281" w:author="Пользователь Windows" w:date="2020-08-09T13:39:00Z">
        <w:r w:rsidR="002472B7" w:rsidRPr="006F3A97">
          <w:rPr>
            <w:rFonts w:ascii="Times New Roman" w:hAnsi="Times New Roman" w:cs="Times New Roman"/>
            <w:b/>
            <w:sz w:val="32"/>
            <w:szCs w:val="32"/>
            <w:lang w:val="ru-RU"/>
          </w:rPr>
          <w:lastRenderedPageBreak/>
          <w:t xml:space="preserve">Шаг 8. </w:t>
        </w:r>
        <w:r w:rsidR="002472B7">
          <w:rPr>
            <w:rFonts w:ascii="Times New Roman" w:hAnsi="Times New Roman" w:cs="Times New Roman"/>
            <w:b/>
            <w:sz w:val="32"/>
            <w:szCs w:val="32"/>
            <w:lang w:val="ru-RU"/>
          </w:rPr>
          <w:t xml:space="preserve">Первое </w:t>
        </w:r>
        <w:r w:rsidR="002472B7">
          <w:rPr>
            <w:rFonts w:ascii="Times New Roman" w:hAnsi="Times New Roman" w:cs="Times New Roman"/>
            <w:b/>
            <w:sz w:val="32"/>
            <w:szCs w:val="32"/>
          </w:rPr>
          <w:t>Node</w:t>
        </w:r>
        <w:r w:rsidR="002472B7" w:rsidRPr="002472B7">
          <w:rPr>
            <w:rFonts w:ascii="Times New Roman" w:hAnsi="Times New Roman" w:cs="Times New Roman"/>
            <w:b/>
            <w:sz w:val="32"/>
            <w:szCs w:val="32"/>
            <w:lang w:val="ru-RU"/>
            <w:rPrChange w:id="1282" w:author="Пользователь Windows" w:date="2020-08-09T13:40:00Z">
              <w:rPr>
                <w:rFonts w:ascii="Times New Roman" w:hAnsi="Times New Roman" w:cs="Times New Roman"/>
                <w:b/>
                <w:sz w:val="32"/>
                <w:szCs w:val="32"/>
              </w:rPr>
            </w:rPrChange>
          </w:rPr>
          <w:t>.</w:t>
        </w:r>
        <w:r w:rsidR="002472B7">
          <w:rPr>
            <w:rFonts w:ascii="Times New Roman" w:hAnsi="Times New Roman" w:cs="Times New Roman"/>
            <w:b/>
            <w:sz w:val="32"/>
            <w:szCs w:val="32"/>
          </w:rPr>
          <w:t>js</w:t>
        </w:r>
        <w:r w:rsidR="002472B7" w:rsidRPr="002472B7">
          <w:rPr>
            <w:rFonts w:ascii="Times New Roman" w:hAnsi="Times New Roman" w:cs="Times New Roman"/>
            <w:b/>
            <w:sz w:val="32"/>
            <w:szCs w:val="32"/>
            <w:lang w:val="ru-RU"/>
            <w:rPrChange w:id="1283" w:author="Пользователь Windows" w:date="2020-08-09T13:40:00Z">
              <w:rPr>
                <w:rFonts w:ascii="Times New Roman" w:hAnsi="Times New Roman" w:cs="Times New Roman"/>
                <w:b/>
                <w:sz w:val="32"/>
                <w:szCs w:val="32"/>
              </w:rPr>
            </w:rPrChange>
          </w:rPr>
          <w:t xml:space="preserve"> </w:t>
        </w:r>
      </w:ins>
      <w:ins w:id="1284" w:author="Пользователь Windows" w:date="2020-08-09T13:40:00Z">
        <w:r w:rsidR="002472B7">
          <w:rPr>
            <w:rFonts w:ascii="Times New Roman" w:hAnsi="Times New Roman" w:cs="Times New Roman"/>
            <w:b/>
            <w:sz w:val="32"/>
            <w:szCs w:val="32"/>
            <w:lang w:val="ru-RU"/>
          </w:rPr>
          <w:t>приложение</w:t>
        </w:r>
      </w:ins>
      <w:ins w:id="1285" w:author="Пользователь Windows" w:date="2020-08-09T13:39:00Z">
        <w:r w:rsidR="002472B7" w:rsidRPr="006F3A97">
          <w:rPr>
            <w:rFonts w:ascii="Times New Roman" w:hAnsi="Times New Roman" w:cs="Times New Roman"/>
            <w:b/>
            <w:sz w:val="32"/>
            <w:szCs w:val="32"/>
            <w:lang w:val="ru-RU"/>
          </w:rPr>
          <w:t>.</w:t>
        </w:r>
      </w:ins>
    </w:p>
    <w:p w:rsidR="00AF6646" w:rsidDel="00C864D3" w:rsidRDefault="00A26D7C">
      <w:pPr>
        <w:rPr>
          <w:del w:id="1286" w:author="Пользователь Windows" w:date="2020-09-10T00:35:00Z"/>
          <w:rFonts w:ascii="Times New Roman" w:hAnsi="Times New Roman" w:cs="Times New Roman"/>
          <w:sz w:val="32"/>
          <w:szCs w:val="32"/>
          <w:lang w:val="ru-RU"/>
        </w:rPr>
      </w:pPr>
      <w:ins w:id="1287" w:author="Пользователь Windows" w:date="2020-08-12T19:03:00Z">
        <w:r w:rsidRPr="00D82C31">
          <w:rPr>
            <w:rFonts w:ascii="Times New Roman" w:hAnsi="Times New Roman" w:cs="Times New Roman"/>
            <w:sz w:val="32"/>
            <w:szCs w:val="32"/>
            <w:lang w:val="ru-RU"/>
            <w:rPrChange w:id="1288" w:author="Пользователь Windows" w:date="2020-08-24T19:5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Откроем </w:t>
        </w:r>
      </w:ins>
      <w:ins w:id="1289" w:author="Пользователь Windows" w:date="2020-08-12T19:04:00Z">
        <w:r>
          <w:rPr>
            <w:rFonts w:ascii="Times New Roman" w:hAnsi="Times New Roman" w:cs="Times New Roman"/>
            <w:sz w:val="32"/>
            <w:szCs w:val="32"/>
          </w:rPr>
          <w:t>WebIDE</w:t>
        </w:r>
      </w:ins>
      <w:ins w:id="1290" w:author="Пользователь Windows" w:date="2020-08-23T08:32:00Z">
        <w:r w:rsidR="00AA22E8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291" w:author="Пользователь Windows" w:date="2020-08-24T19:50:00Z">
        <w:r w:rsidR="00D82C31">
          <w:rPr>
            <w:rFonts w:ascii="Times New Roman" w:hAnsi="Times New Roman" w:cs="Times New Roman"/>
            <w:sz w:val="32"/>
            <w:szCs w:val="32"/>
            <w:lang w:val="ru-RU"/>
          </w:rPr>
          <w:t>и создадим простое</w:t>
        </w:r>
      </w:ins>
      <w:ins w:id="1292" w:author="Пользователь Windows" w:date="2020-08-24T19:51:00Z">
        <w:r w:rsidR="00D82C31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293" w:author="Пользователь Windows" w:date="2020-09-10T00:33:00Z">
        <w:r w:rsidR="00C864D3">
          <w:rPr>
            <w:rFonts w:ascii="Times New Roman" w:hAnsi="Times New Roman" w:cs="Times New Roman"/>
            <w:sz w:val="32"/>
            <w:szCs w:val="32"/>
          </w:rPr>
          <w:t>UI</w:t>
        </w:r>
        <w:r w:rsidR="00C864D3" w:rsidRPr="00C864D3">
          <w:rPr>
            <w:rFonts w:ascii="Times New Roman" w:hAnsi="Times New Roman" w:cs="Times New Roman"/>
            <w:sz w:val="32"/>
            <w:szCs w:val="32"/>
            <w:lang w:val="ru-RU"/>
            <w:rPrChange w:id="1294" w:author="Пользователь Windows" w:date="2020-09-10T00:3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5/</w:t>
        </w:r>
      </w:ins>
      <w:ins w:id="1295" w:author="Пользователь Windows" w:date="2020-08-24T19:51:00Z">
        <w:r w:rsidR="00D82C31">
          <w:rPr>
            <w:rFonts w:ascii="Times New Roman" w:hAnsi="Times New Roman" w:cs="Times New Roman"/>
            <w:sz w:val="32"/>
            <w:szCs w:val="32"/>
          </w:rPr>
          <w:t>Node</w:t>
        </w:r>
        <w:r w:rsidR="00D82C31" w:rsidRPr="00D82C31">
          <w:rPr>
            <w:rFonts w:ascii="Times New Roman" w:hAnsi="Times New Roman" w:cs="Times New Roman"/>
            <w:sz w:val="32"/>
            <w:szCs w:val="32"/>
            <w:lang w:val="ru-RU"/>
            <w:rPrChange w:id="1296" w:author="Пользователь Windows" w:date="2020-08-24T19:5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.</w:t>
        </w:r>
        <w:r w:rsidR="00D82C31">
          <w:rPr>
            <w:rFonts w:ascii="Times New Roman" w:hAnsi="Times New Roman" w:cs="Times New Roman"/>
            <w:sz w:val="32"/>
            <w:szCs w:val="32"/>
          </w:rPr>
          <w:t>js</w:t>
        </w:r>
      </w:ins>
      <w:ins w:id="1297" w:author="Пользователь Windows" w:date="2020-09-10T00:34:00Z">
        <w:r w:rsidR="00C864D3" w:rsidRPr="00C864D3">
          <w:rPr>
            <w:rFonts w:ascii="Times New Roman" w:hAnsi="Times New Roman" w:cs="Times New Roman"/>
            <w:sz w:val="32"/>
            <w:szCs w:val="32"/>
            <w:lang w:val="ru-RU"/>
            <w:rPrChange w:id="1298" w:author="Пользователь Windows" w:date="2020-09-10T00:3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ins w:id="1299" w:author="Пользователь Windows" w:date="2020-09-10T00:36:00Z">
        <w:r w:rsidR="00C864D3">
          <w:rPr>
            <w:rFonts w:ascii="Times New Roman" w:hAnsi="Times New Roman" w:cs="Times New Roman"/>
            <w:sz w:val="32"/>
            <w:szCs w:val="32"/>
            <w:lang w:val="ru-RU"/>
          </w:rPr>
          <w:t>приложение</w:t>
        </w:r>
        <w:r w:rsidR="00C864D3" w:rsidRPr="00C864D3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300" w:author="Пользователь Windows" w:date="2020-09-10T00:34:00Z">
        <w:r w:rsidR="00C864D3" w:rsidRPr="00C864D3">
          <w:rPr>
            <w:rFonts w:ascii="Times New Roman" w:hAnsi="Times New Roman" w:cs="Times New Roman"/>
            <w:sz w:val="32"/>
            <w:szCs w:val="32"/>
            <w:lang w:val="ru-RU"/>
            <w:rPrChange w:id="1301" w:author="Пользователь Windows" w:date="2020-09-10T00:3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“</w:t>
        </w:r>
        <w:r w:rsidR="00C864D3">
          <w:rPr>
            <w:rFonts w:ascii="Times New Roman" w:hAnsi="Times New Roman" w:cs="Times New Roman"/>
            <w:sz w:val="32"/>
            <w:szCs w:val="32"/>
          </w:rPr>
          <w:t>Hello</w:t>
        </w:r>
        <w:r w:rsidR="00C864D3" w:rsidRPr="00C864D3">
          <w:rPr>
            <w:rFonts w:ascii="Times New Roman" w:hAnsi="Times New Roman" w:cs="Times New Roman"/>
            <w:sz w:val="32"/>
            <w:szCs w:val="32"/>
            <w:lang w:val="ru-RU"/>
            <w:rPrChange w:id="1302" w:author="Пользователь Windows" w:date="2020-09-10T00:3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C864D3">
          <w:rPr>
            <w:rFonts w:ascii="Times New Roman" w:hAnsi="Times New Roman" w:cs="Times New Roman"/>
            <w:sz w:val="32"/>
            <w:szCs w:val="32"/>
          </w:rPr>
          <w:t>World</w:t>
        </w:r>
        <w:r w:rsidR="00C864D3" w:rsidRPr="00C864D3">
          <w:rPr>
            <w:rFonts w:ascii="Times New Roman" w:hAnsi="Times New Roman" w:cs="Times New Roman"/>
            <w:sz w:val="32"/>
            <w:szCs w:val="32"/>
            <w:lang w:val="ru-RU"/>
            <w:rPrChange w:id="1303" w:author="Пользователь Windows" w:date="2020-09-10T00:34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!”</w:t>
        </w:r>
      </w:ins>
      <w:ins w:id="1304" w:author="Пользователь Windows" w:date="2020-08-24T19:50:00Z">
        <w:r w:rsidR="00D82C31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</w:p>
    <w:p w:rsidR="00C864D3" w:rsidRPr="00934AB0" w:rsidRDefault="00C864D3">
      <w:pPr>
        <w:rPr>
          <w:ins w:id="1305" w:author="Пользователь Windows" w:date="2020-09-10T00:36:00Z"/>
          <w:rFonts w:ascii="Times New Roman" w:hAnsi="Times New Roman" w:cs="Times New Roman"/>
          <w:sz w:val="32"/>
          <w:szCs w:val="32"/>
          <w:lang w:val="ru-RU"/>
          <w:rPrChange w:id="1306" w:author="Пользователь Windows" w:date="2020-09-12T21:37:00Z">
            <w:rPr>
              <w:ins w:id="1307" w:author="Пользователь Windows" w:date="2020-09-10T00:36:00Z"/>
              <w:rFonts w:ascii="Times New Roman" w:hAnsi="Times New Roman" w:cs="Times New Roman"/>
              <w:sz w:val="32"/>
              <w:szCs w:val="32"/>
            </w:rPr>
          </w:rPrChange>
        </w:rPr>
      </w:pPr>
    </w:p>
    <w:p w:rsidR="00C864D3" w:rsidRPr="00934AB0" w:rsidRDefault="00C864D3">
      <w:pPr>
        <w:rPr>
          <w:ins w:id="1308" w:author="Пользователь Windows" w:date="2020-09-10T00:37:00Z"/>
          <w:rFonts w:ascii="Times New Roman" w:hAnsi="Times New Roman" w:cs="Times New Roman"/>
          <w:sz w:val="32"/>
          <w:szCs w:val="32"/>
          <w:rPrChange w:id="1309" w:author="Пользователь Windows" w:date="2020-09-12T21:37:00Z">
            <w:rPr>
              <w:ins w:id="1310" w:author="Пользователь Windows" w:date="2020-09-10T00:37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  <w:ins w:id="1311" w:author="Пользователь Windows" w:date="2020-09-10T00:36:00Z">
        <w:r>
          <w:rPr>
            <w:rFonts w:ascii="Times New Roman" w:hAnsi="Times New Roman" w:cs="Times New Roman"/>
            <w:sz w:val="32"/>
            <w:szCs w:val="32"/>
            <w:lang w:val="ru-RU"/>
          </w:rPr>
          <w:t>Для</w:t>
        </w:r>
        <w:r w:rsidRPr="00934AB0">
          <w:rPr>
            <w:rFonts w:ascii="Times New Roman" w:hAnsi="Times New Roman" w:cs="Times New Roman"/>
            <w:sz w:val="32"/>
            <w:szCs w:val="32"/>
            <w:rPrChange w:id="1312" w:author="Пользователь Windows" w:date="2020-09-12T21:37:00Z">
              <w:rPr>
                <w:rFonts w:ascii="Times New Roman" w:hAnsi="Times New Roman" w:cs="Times New Roman"/>
                <w:sz w:val="32"/>
                <w:szCs w:val="32"/>
                <w:lang w:val="ru-RU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>этого</w:t>
        </w:r>
        <w:r w:rsidRPr="00934AB0">
          <w:rPr>
            <w:rFonts w:ascii="Times New Roman" w:hAnsi="Times New Roman" w:cs="Times New Roman"/>
            <w:sz w:val="32"/>
            <w:szCs w:val="32"/>
            <w:rPrChange w:id="1313" w:author="Пользователь Windows" w:date="2020-09-12T21:37:00Z">
              <w:rPr>
                <w:rFonts w:ascii="Times New Roman" w:hAnsi="Times New Roman" w:cs="Times New Roman"/>
                <w:sz w:val="32"/>
                <w:szCs w:val="32"/>
                <w:lang w:val="ru-RU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>выберем</w:t>
        </w:r>
        <w:r w:rsidRPr="00934AB0">
          <w:rPr>
            <w:rFonts w:ascii="Times New Roman" w:hAnsi="Times New Roman" w:cs="Times New Roman"/>
            <w:sz w:val="32"/>
            <w:szCs w:val="32"/>
            <w:rPrChange w:id="1314" w:author="Пользователь Windows" w:date="2020-09-12T21:37:00Z">
              <w:rPr>
                <w:rFonts w:ascii="Times New Roman" w:hAnsi="Times New Roman" w:cs="Times New Roman"/>
                <w:sz w:val="32"/>
                <w:szCs w:val="32"/>
                <w:lang w:val="ru-RU"/>
              </w:rPr>
            </w:rPrChange>
          </w:rPr>
          <w:t xml:space="preserve"> </w:t>
        </w:r>
      </w:ins>
    </w:p>
    <w:p w:rsidR="00C864D3" w:rsidRPr="00934AB0" w:rsidRDefault="00C864D3">
      <w:pPr>
        <w:rPr>
          <w:ins w:id="1315" w:author="Пользователь Windows" w:date="2020-09-10T00:37:00Z"/>
          <w:rFonts w:ascii="Times New Roman" w:hAnsi="Times New Roman" w:cs="Times New Roman"/>
          <w:sz w:val="32"/>
          <w:szCs w:val="32"/>
          <w:rPrChange w:id="1316" w:author="Пользователь Windows" w:date="2020-09-12T21:37:00Z">
            <w:rPr>
              <w:ins w:id="1317" w:author="Пользователь Windows" w:date="2020-09-10T00:37:00Z"/>
              <w:rFonts w:ascii="Arial" w:hAnsi="Arial" w:cs="Arial"/>
              <w:color w:val="3C3C3C"/>
              <w:sz w:val="21"/>
              <w:szCs w:val="21"/>
              <w:shd w:val="clear" w:color="auto" w:fill="FFFFFF"/>
            </w:rPr>
          </w:rPrChange>
        </w:rPr>
      </w:pPr>
      <w:ins w:id="1318" w:author="Пользователь Windows" w:date="2020-09-10T00:37:00Z">
        <w:r w:rsidRPr="00934AB0">
          <w:rPr>
            <w:rFonts w:ascii="Times New Roman" w:hAnsi="Times New Roman" w:cs="Times New Roman"/>
            <w:sz w:val="32"/>
            <w:szCs w:val="32"/>
            <w:rPrChange w:id="1319" w:author="Пользователь Windows" w:date="2020-09-12T21:37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>Workspace – Git – Clone Repository</w:t>
        </w:r>
      </w:ins>
    </w:p>
    <w:p w:rsidR="00C864D3" w:rsidRPr="00780797" w:rsidRDefault="00C864D3" w:rsidP="00C864D3">
      <w:pPr>
        <w:rPr>
          <w:ins w:id="1320" w:author="Пользователь Windows" w:date="2020-09-10T11:40:00Z"/>
          <w:rFonts w:ascii="Times New Roman" w:hAnsi="Times New Roman" w:cs="Times New Roman"/>
          <w:sz w:val="32"/>
          <w:szCs w:val="32"/>
          <w:lang w:val="ru-RU"/>
          <w:rPrChange w:id="1321" w:author="Пользователь Windows" w:date="2020-09-10T11:42:00Z">
            <w:rPr>
              <w:ins w:id="1322" w:author="Пользователь Windows" w:date="2020-09-10T11:40:00Z"/>
            </w:rPr>
          </w:rPrChange>
        </w:rPr>
      </w:pPr>
      <w:ins w:id="1323" w:author="Пользователь Windows" w:date="2020-09-10T00:37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Для качестве репозитория укажем - 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24" w:author="Пользователь Windows" w:date="2020-09-10T11:42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>Repository – 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25" w:author="Пользователь Windows" w:date="2020-09-10T11:42:00Z">
              <w:rPr/>
            </w:rPrChange>
          </w:rPr>
          <w:fldChar w:fldCharType="begin"/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26" w:author="Пользователь Windows" w:date="2020-09-10T11:42:00Z">
              <w:rPr/>
            </w:rPrChange>
          </w:rPr>
          <w:instrText xml:space="preserve"> HYPERLINK "https://github.com/basisteam-io/SAPHANAXS_helloworld.git" \t "_blank" </w:instrTex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27" w:author="Пользователь Windows" w:date="2020-09-10T11:42:00Z">
              <w:rPr/>
            </w:rPrChange>
          </w:rPr>
          <w:fldChar w:fldCharType="separate"/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28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https</w:t>
        </w:r>
        <w:r w:rsidRPr="00934AB0">
          <w:rPr>
            <w:rFonts w:ascii="Times New Roman" w:hAnsi="Times New Roman" w:cs="Times New Roman"/>
            <w:sz w:val="32"/>
            <w:szCs w:val="32"/>
            <w:lang w:val="ru-RU"/>
            <w:rPrChange w:id="1329" w:author="Пользователь Windows" w:date="2020-09-12T21:37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://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30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github</w:t>
        </w:r>
        <w:r w:rsidRPr="00934AB0">
          <w:rPr>
            <w:rFonts w:ascii="Times New Roman" w:hAnsi="Times New Roman" w:cs="Times New Roman"/>
            <w:sz w:val="32"/>
            <w:szCs w:val="32"/>
            <w:lang w:val="ru-RU"/>
            <w:rPrChange w:id="1331" w:author="Пользователь Windows" w:date="2020-09-12T21:37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.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32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com</w:t>
        </w:r>
        <w:r w:rsidRPr="00934AB0">
          <w:rPr>
            <w:rFonts w:ascii="Times New Roman" w:hAnsi="Times New Roman" w:cs="Times New Roman"/>
            <w:sz w:val="32"/>
            <w:szCs w:val="32"/>
            <w:lang w:val="ru-RU"/>
            <w:rPrChange w:id="1333" w:author="Пользователь Windows" w:date="2020-09-12T21:37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/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34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basisteam</w:t>
        </w:r>
        <w:r w:rsidRPr="00934AB0">
          <w:rPr>
            <w:rFonts w:ascii="Times New Roman" w:hAnsi="Times New Roman" w:cs="Times New Roman"/>
            <w:sz w:val="32"/>
            <w:szCs w:val="32"/>
            <w:lang w:val="ru-RU"/>
            <w:rPrChange w:id="1335" w:author="Пользователь Windows" w:date="2020-09-12T21:37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-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36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io</w:t>
        </w:r>
        <w:r w:rsidRPr="00934AB0">
          <w:rPr>
            <w:rFonts w:ascii="Times New Roman" w:hAnsi="Times New Roman" w:cs="Times New Roman"/>
            <w:sz w:val="32"/>
            <w:szCs w:val="32"/>
            <w:lang w:val="ru-RU"/>
            <w:rPrChange w:id="1337" w:author="Пользователь Windows" w:date="2020-09-12T21:37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/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38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SAPHANAXS</w:t>
        </w:r>
        <w:r w:rsidRPr="00934AB0">
          <w:rPr>
            <w:rFonts w:ascii="Times New Roman" w:hAnsi="Times New Roman" w:cs="Times New Roman"/>
            <w:sz w:val="32"/>
            <w:szCs w:val="32"/>
            <w:lang w:val="ru-RU"/>
            <w:rPrChange w:id="1339" w:author="Пользователь Windows" w:date="2020-09-12T21:37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_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40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helloworld</w:t>
        </w:r>
        <w:r w:rsidRPr="00934AB0">
          <w:rPr>
            <w:rFonts w:ascii="Times New Roman" w:hAnsi="Times New Roman" w:cs="Times New Roman"/>
            <w:sz w:val="32"/>
            <w:szCs w:val="32"/>
            <w:lang w:val="ru-RU"/>
            <w:rPrChange w:id="1341" w:author="Пользователь Windows" w:date="2020-09-12T21:37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.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42" w:author="Пользователь Windows" w:date="2020-09-10T11:42:00Z">
              <w:rPr>
                <w:rStyle w:val="Hyperlink"/>
                <w:rFonts w:ascii="Arial" w:hAnsi="Arial" w:cs="Arial"/>
                <w:color w:val="007DB8"/>
                <w:sz w:val="21"/>
                <w:szCs w:val="21"/>
                <w:bdr w:val="none" w:sz="0" w:space="0" w:color="auto" w:frame="1"/>
                <w:shd w:val="clear" w:color="auto" w:fill="FFFFFF"/>
              </w:rPr>
            </w:rPrChange>
          </w:rPr>
          <w:t>git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43" w:author="Пользователь Windows" w:date="2020-09-10T11:42:00Z">
              <w:rPr/>
            </w:rPrChange>
          </w:rPr>
          <w:fldChar w:fldCharType="end"/>
        </w:r>
      </w:ins>
    </w:p>
    <w:p w:rsidR="00780797" w:rsidRPr="00780797" w:rsidRDefault="00780797" w:rsidP="00C864D3">
      <w:pPr>
        <w:rPr>
          <w:ins w:id="1344" w:author="Пользователь Windows" w:date="2020-09-10T00:37:00Z"/>
          <w:rFonts w:ascii="Times New Roman" w:hAnsi="Times New Roman" w:cs="Times New Roman"/>
          <w:sz w:val="32"/>
          <w:szCs w:val="32"/>
          <w:lang w:val="ru-RU"/>
        </w:rPr>
      </w:pPr>
      <w:ins w:id="1345" w:author="Пользователь Windows" w:date="2020-09-10T11:40:00Z"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46" w:author="Пользователь Windows" w:date="2020-09-10T11:42:00Z">
              <w:rPr>
                <w:lang w:val="ru-RU"/>
              </w:rPr>
            </w:rPrChange>
          </w:rPr>
          <w:t>Таким образом мы получим копию простого приложения</w:t>
        </w:r>
      </w:ins>
      <w:ins w:id="1347" w:author="Пользователь Windows" w:date="2020-09-10T11:42:00Z"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48" w:author="Пользователь Windows" w:date="2020-09-10T11:42:00Z">
              <w:rPr>
                <w:lang w:val="ru-RU"/>
              </w:rPr>
            </w:rPrChange>
          </w:rPr>
          <w:t xml:space="preserve"> </w:t>
        </w:r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49" w:author="Пользователь Windows" w:date="2020-09-10T11:42:00Z">
              <w:rPr/>
            </w:rPrChange>
          </w:rPr>
          <w:t>Hello world!</w:t>
        </w:r>
      </w:ins>
      <w:ins w:id="1350" w:author="Пользователь Windows" w:date="2020-09-10T11:40:00Z"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51" w:author="Пользователь Windows" w:date="2020-09-10T11:42:00Z">
              <w:rPr>
                <w:lang w:val="ru-RU"/>
              </w:rPr>
            </w:rPrChange>
          </w:rPr>
          <w:t>, разобрться и</w:t>
        </w:r>
      </w:ins>
      <w:ins w:id="1352" w:author="Пользователь Windows" w:date="2020-09-10T11:42:00Z"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53" w:author="Пользователь Windows" w:date="2020-09-10T11:42:00Z">
              <w:rPr>
                <w:lang w:val="ru-RU"/>
              </w:rPr>
            </w:rPrChange>
          </w:rPr>
          <w:t>ли модифицировать которое не составит никакого труда.</w:t>
        </w:r>
      </w:ins>
      <w:ins w:id="1354" w:author="Пользователь Windows" w:date="2020-09-10T11:40:00Z">
        <w:r w:rsidRPr="00780797">
          <w:rPr>
            <w:rFonts w:ascii="Times New Roman" w:hAnsi="Times New Roman" w:cs="Times New Roman"/>
            <w:sz w:val="32"/>
            <w:szCs w:val="32"/>
            <w:lang w:val="ru-RU"/>
            <w:rPrChange w:id="1355" w:author="Пользователь Windows" w:date="2020-09-10T11:42:00Z">
              <w:rPr>
                <w:lang w:val="ru-RU"/>
              </w:rPr>
            </w:rPrChange>
          </w:rPr>
          <w:t xml:space="preserve"> </w:t>
        </w:r>
      </w:ins>
    </w:p>
    <w:p w:rsidR="00C864D3" w:rsidRDefault="00C864D3">
      <w:pPr>
        <w:rPr>
          <w:ins w:id="1356" w:author="Пользователь Windows" w:date="2020-09-10T00:38:00Z"/>
          <w:rFonts w:ascii="Times New Roman" w:hAnsi="Times New Roman" w:cs="Times New Roman"/>
          <w:sz w:val="32"/>
          <w:szCs w:val="32"/>
          <w:lang w:val="ru-RU"/>
        </w:rPr>
      </w:pPr>
      <w:ins w:id="1357" w:author="Пользователь Windows" w:date="2020-09-10T00:38:00Z">
        <w:r>
          <w:rPr>
            <w:rFonts w:ascii="Times New Roman" w:hAnsi="Times New Roman" w:cs="Times New Roman"/>
            <w:sz w:val="32"/>
            <w:szCs w:val="32"/>
            <w:lang w:val="ru-RU"/>
          </w:rPr>
          <w:t>Устаноим пространство где будет развернуто данное приложение.</w:t>
        </w:r>
      </w:ins>
    </w:p>
    <w:p w:rsidR="00C864D3" w:rsidRPr="00C864D3" w:rsidRDefault="00C864D3">
      <w:pPr>
        <w:rPr>
          <w:ins w:id="1358" w:author="Пользователь Windows" w:date="2020-09-10T00:38:00Z"/>
          <w:rFonts w:ascii="Times New Roman" w:hAnsi="Times New Roman" w:cs="Times New Roman"/>
          <w:sz w:val="32"/>
          <w:szCs w:val="32"/>
          <w:lang w:val="ru-RU"/>
          <w:rPrChange w:id="1359" w:author="Пользователь Windows" w:date="2020-09-10T00:38:00Z">
            <w:rPr>
              <w:ins w:id="1360" w:author="Пользователь Windows" w:date="2020-09-10T00:38:00Z"/>
              <w:rFonts w:ascii="Times New Roman" w:hAnsi="Times New Roman" w:cs="Times New Roman"/>
              <w:sz w:val="32"/>
              <w:szCs w:val="32"/>
            </w:rPr>
          </w:rPrChange>
        </w:rPr>
      </w:pPr>
      <w:ins w:id="1361" w:author="Пользователь Windows" w:date="2020-09-10T00:38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В нашем случае это пространство – </w:t>
        </w:r>
        <w:r>
          <w:rPr>
            <w:rFonts w:ascii="Times New Roman" w:hAnsi="Times New Roman" w:cs="Times New Roman"/>
            <w:sz w:val="32"/>
            <w:szCs w:val="32"/>
          </w:rPr>
          <w:t>development</w:t>
        </w:r>
      </w:ins>
    </w:p>
    <w:p w:rsidR="00C864D3" w:rsidRPr="00C864D3" w:rsidRDefault="00C864D3">
      <w:pPr>
        <w:rPr>
          <w:ins w:id="1362" w:author="Пользователь Windows" w:date="2020-09-10T00:38:00Z"/>
          <w:rFonts w:ascii="Times New Roman" w:hAnsi="Times New Roman" w:cs="Times New Roman"/>
          <w:sz w:val="32"/>
          <w:szCs w:val="32"/>
          <w:rPrChange w:id="1363" w:author="Пользователь Windows" w:date="2020-09-10T00:39:00Z">
            <w:rPr>
              <w:ins w:id="1364" w:author="Пользователь Windows" w:date="2020-09-10T00:38:00Z"/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  <w:ins w:id="1365" w:author="Пользователь Windows" w:date="2020-09-10T00:39:00Z">
        <w:r>
          <w:rPr>
            <w:noProof/>
          </w:rPr>
          <w:drawing>
            <wp:inline distT="0" distB="0" distL="0" distR="0">
              <wp:extent cx="6152515" cy="2082030"/>
              <wp:effectExtent l="0" t="0" r="635" b="0"/>
              <wp:docPr id="53" name="Picture 53" descr="https://blogs.sap.com/wp-content/uploads/2020/09/hana_xs_3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s://blogs.sap.com/wp-content/uploads/2020/09/hana_xs_36.png"/>
                      <pic:cNvPicPr>
                        <a:picLocks noChangeAspect="1" noChangeArrowheads="1"/>
                      </pic:cNvPicPr>
                    </pic:nvPicPr>
                    <pic:blipFill>
                      <a:blip r:embed="rId5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2515" cy="2082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C864D3" w:rsidRDefault="008D27DC">
      <w:pPr>
        <w:rPr>
          <w:ins w:id="1366" w:author="Пользователь Windows" w:date="2020-09-10T00:41:00Z"/>
          <w:rFonts w:ascii="Times New Roman" w:hAnsi="Times New Roman" w:cs="Times New Roman"/>
          <w:sz w:val="32"/>
          <w:szCs w:val="32"/>
          <w:lang w:val="ru-RU"/>
        </w:rPr>
      </w:pPr>
      <w:ins w:id="1367" w:author="Пользователь Windows" w:date="2020-09-10T00:40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Последовательно сделаем </w:t>
        </w:r>
        <w:r w:rsidRPr="008D27DC">
          <w:rPr>
            <w:rFonts w:ascii="Times New Roman" w:hAnsi="Times New Roman" w:cs="Times New Roman"/>
            <w:sz w:val="32"/>
            <w:szCs w:val="32"/>
            <w:lang w:val="ru-RU"/>
            <w:rPrChange w:id="1368" w:author="Пользователь Windows" w:date="2020-09-10T00:4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В</w:t>
        </w:r>
        <w:r w:rsidRPr="00E3626B">
          <w:rPr>
            <w:rFonts w:ascii="Times New Roman" w:hAnsi="Times New Roman" w:cs="Times New Roman"/>
            <w:sz w:val="32"/>
            <w:szCs w:val="32"/>
            <w:lang w:val="ru-RU"/>
            <w:rPrChange w:id="1369" w:author="Пользователь Windows" w:date="2020-09-10T11:28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uild</w:t>
        </w:r>
        <w:r w:rsidRPr="008D27DC">
          <w:rPr>
            <w:rFonts w:ascii="Times New Roman" w:hAnsi="Times New Roman" w:cs="Times New Roman"/>
            <w:sz w:val="32"/>
            <w:szCs w:val="32"/>
            <w:lang w:val="ru-RU"/>
            <w:rPrChange w:id="1370" w:author="Пользователь Windows" w:date="2020-09-10T00:41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>при</w:t>
        </w:r>
      </w:ins>
      <w:ins w:id="1371" w:author="Пользователь Windows" w:date="2020-09-10T00:41:00Z">
        <w:r>
          <w:rPr>
            <w:rFonts w:ascii="Times New Roman" w:hAnsi="Times New Roman" w:cs="Times New Roman"/>
            <w:sz w:val="32"/>
            <w:szCs w:val="32"/>
            <w:lang w:val="ru-RU"/>
          </w:rPr>
          <w:t>ложения и проекта</w:t>
        </w:r>
      </w:ins>
    </w:p>
    <w:p w:rsidR="008D27DC" w:rsidRPr="00E3626B" w:rsidRDefault="008D27DC">
      <w:pPr>
        <w:rPr>
          <w:ins w:id="1372" w:author="Пользователь Windows" w:date="2020-09-10T00:43:00Z"/>
          <w:rFonts w:ascii="Times New Roman" w:hAnsi="Times New Roman" w:cs="Times New Roman"/>
          <w:sz w:val="32"/>
          <w:szCs w:val="32"/>
          <w:lang w:val="ru-RU"/>
          <w:rPrChange w:id="1373" w:author="Пользователь Windows" w:date="2020-09-10T11:28:00Z">
            <w:rPr>
              <w:ins w:id="1374" w:author="Пользователь Windows" w:date="2020-09-10T00:43:00Z"/>
              <w:rFonts w:ascii="Arial" w:hAnsi="Arial" w:cs="Arial"/>
              <w:color w:val="3C3C3C"/>
              <w:sz w:val="21"/>
              <w:szCs w:val="21"/>
              <w:shd w:val="clear" w:color="auto" w:fill="FFFFFF"/>
              <w:lang w:val="ru-RU"/>
            </w:rPr>
          </w:rPrChange>
        </w:rPr>
      </w:pPr>
      <w:ins w:id="1375" w:author="Пользователь Windows" w:date="2020-09-10T00:41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Результатом билдинга будет  </w:t>
        </w:r>
        <w:r w:rsidRPr="008D27DC">
          <w:rPr>
            <w:rFonts w:ascii="Times New Roman" w:hAnsi="Times New Roman" w:cs="Times New Roman"/>
            <w:sz w:val="32"/>
            <w:szCs w:val="32"/>
            <w:lang w:val="ru-RU"/>
            <w:rPrChange w:id="1376" w:author="Пользователь Windows" w:date="2020-09-10T00:42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.</w:t>
        </w:r>
        <w:r w:rsidRPr="00E3626B">
          <w:rPr>
            <w:rFonts w:ascii="Times New Roman" w:hAnsi="Times New Roman" w:cs="Times New Roman"/>
            <w:sz w:val="32"/>
            <w:szCs w:val="32"/>
            <w:lang w:val="ru-RU"/>
            <w:rPrChange w:id="1377" w:author="Пользователь Windows" w:date="2020-09-10T11:28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mtar</w:t>
        </w:r>
        <w:r w:rsidRPr="008D27DC">
          <w:rPr>
            <w:rFonts w:ascii="Times New Roman" w:hAnsi="Times New Roman" w:cs="Times New Roman"/>
            <w:sz w:val="32"/>
            <w:szCs w:val="32"/>
            <w:lang w:val="ru-RU"/>
            <w:rPrChange w:id="1378" w:author="Пользователь Windows" w:date="2020-09-10T00:42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файл в папке </w:t>
        </w:r>
      </w:ins>
      <w:ins w:id="1379" w:author="Пользователь Windows" w:date="2020-09-10T00:42:00Z">
        <w:r w:rsidRPr="00E3626B">
          <w:rPr>
            <w:rFonts w:ascii="Times New Roman" w:hAnsi="Times New Roman" w:cs="Times New Roman"/>
            <w:sz w:val="32"/>
            <w:szCs w:val="32"/>
            <w:lang w:val="ru-RU"/>
            <w:rPrChange w:id="1380" w:author="Пользователь Windows" w:date="2020-09-10T11:28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>mta_archives</w:t>
        </w:r>
      </w:ins>
      <w:ins w:id="1381" w:author="Пользователь Windows" w:date="2020-09-10T11:28:00Z">
        <w:r w:rsidR="00E3626B" w:rsidRPr="00E3626B">
          <w:rPr>
            <w:rFonts w:ascii="Times New Roman" w:hAnsi="Times New Roman" w:cs="Times New Roman"/>
            <w:sz w:val="32"/>
            <w:szCs w:val="32"/>
            <w:lang w:val="ru-RU"/>
            <w:rPrChange w:id="1382" w:author="Пользователь Windows" w:date="2020-09-10T11:28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>, которая рассположена</w:t>
        </w:r>
      </w:ins>
      <w:ins w:id="1383" w:author="Пользователь Windows" w:date="2020-09-10T00:42:00Z">
        <w:r w:rsidRPr="00E3626B">
          <w:rPr>
            <w:rFonts w:ascii="Times New Roman" w:hAnsi="Times New Roman" w:cs="Times New Roman"/>
            <w:sz w:val="32"/>
            <w:szCs w:val="32"/>
            <w:lang w:val="ru-RU"/>
            <w:rPrChange w:id="1384" w:author="Пользователь Windows" w:date="2020-09-10T11:28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 xml:space="preserve"> в верхней части меню с иеррахией проекта</w:t>
        </w:r>
      </w:ins>
      <w:ins w:id="1385" w:author="Пользователь Windows" w:date="2020-09-10T00:43:00Z">
        <w:r w:rsidRPr="00E3626B">
          <w:rPr>
            <w:rFonts w:ascii="Times New Roman" w:hAnsi="Times New Roman" w:cs="Times New Roman"/>
            <w:sz w:val="32"/>
            <w:szCs w:val="32"/>
            <w:lang w:val="ru-RU"/>
            <w:rPrChange w:id="1386" w:author="Пользователь Windows" w:date="2020-09-10T11:28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>.</w:t>
        </w:r>
      </w:ins>
    </w:p>
    <w:p w:rsidR="008D27DC" w:rsidRPr="00E3626B" w:rsidRDefault="008D27DC">
      <w:pPr>
        <w:rPr>
          <w:ins w:id="1387" w:author="Пользователь Windows" w:date="2020-09-10T00:43:00Z"/>
          <w:rFonts w:ascii="Times New Roman" w:hAnsi="Times New Roman" w:cs="Times New Roman"/>
          <w:sz w:val="32"/>
          <w:szCs w:val="32"/>
          <w:lang w:val="ru-RU"/>
          <w:rPrChange w:id="1388" w:author="Пользователь Windows" w:date="2020-09-10T11:30:00Z">
            <w:rPr>
              <w:ins w:id="1389" w:author="Пользователь Windows" w:date="2020-09-10T00:43:00Z"/>
              <w:rFonts w:ascii="Arial" w:hAnsi="Arial" w:cs="Arial"/>
              <w:color w:val="3C3C3C"/>
              <w:sz w:val="21"/>
              <w:szCs w:val="21"/>
              <w:shd w:val="clear" w:color="auto" w:fill="FFFFFF"/>
              <w:lang w:val="ru-RU"/>
            </w:rPr>
          </w:rPrChange>
        </w:rPr>
      </w:pPr>
    </w:p>
    <w:p w:rsidR="008D27DC" w:rsidRPr="008D27DC" w:rsidRDefault="008D27DC">
      <w:pPr>
        <w:rPr>
          <w:ins w:id="1390" w:author="Пользователь Windows" w:date="2020-09-10T00:36:00Z"/>
          <w:rFonts w:ascii="Times New Roman" w:hAnsi="Times New Roman" w:cs="Times New Roman"/>
          <w:sz w:val="32"/>
          <w:szCs w:val="32"/>
          <w:lang w:val="ru-RU"/>
          <w:rPrChange w:id="1391" w:author="Пользователь Windows" w:date="2020-09-10T00:40:00Z">
            <w:rPr>
              <w:ins w:id="1392" w:author="Пользователь Windows" w:date="2020-09-10T00:36:00Z"/>
              <w:rFonts w:ascii="Times New Roman" w:hAnsi="Times New Roman" w:cs="Times New Roman"/>
              <w:sz w:val="32"/>
              <w:szCs w:val="32"/>
            </w:rPr>
          </w:rPrChange>
        </w:rPr>
      </w:pPr>
      <w:ins w:id="1393" w:author="Пользователь Windows" w:date="2020-09-10T00:43:00Z">
        <w:r w:rsidRPr="00E3626B">
          <w:rPr>
            <w:rFonts w:ascii="Times New Roman" w:hAnsi="Times New Roman" w:cs="Times New Roman"/>
            <w:sz w:val="32"/>
            <w:szCs w:val="32"/>
            <w:lang w:val="ru-RU"/>
            <w:rPrChange w:id="1394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>Необходимо выбрать содержащийся в п</w:t>
        </w:r>
        <w:r w:rsidR="007A5869" w:rsidRPr="00E3626B">
          <w:rPr>
            <w:rFonts w:ascii="Times New Roman" w:hAnsi="Times New Roman" w:cs="Times New Roman"/>
            <w:sz w:val="32"/>
            <w:szCs w:val="32"/>
            <w:lang w:val="ru-RU"/>
            <w:rPrChange w:id="1395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 xml:space="preserve">акпке </w:t>
        </w:r>
        <w:r w:rsidR="007A5869" w:rsidRPr="00E3626B">
          <w:rPr>
            <w:rFonts w:ascii="Times New Roman" w:hAnsi="Times New Roman" w:cs="Times New Roman"/>
            <w:sz w:val="32"/>
            <w:szCs w:val="32"/>
            <w:lang w:val="ru-RU"/>
            <w:rPrChange w:id="1396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 xml:space="preserve">.mtar </w:t>
        </w:r>
        <w:r w:rsidR="007A5869" w:rsidRPr="00E3626B">
          <w:rPr>
            <w:rFonts w:ascii="Times New Roman" w:hAnsi="Times New Roman" w:cs="Times New Roman"/>
            <w:sz w:val="32"/>
            <w:szCs w:val="32"/>
            <w:lang w:val="ru-RU"/>
            <w:rPrChange w:id="1397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>файл и сделать для него</w:t>
        </w:r>
      </w:ins>
      <w:ins w:id="1398" w:author="Пользователь Windows" w:date="2020-09-10T11:29:00Z">
        <w:r w:rsidR="00E3626B" w:rsidRPr="00E3626B">
          <w:rPr>
            <w:rFonts w:ascii="Times New Roman" w:hAnsi="Times New Roman" w:cs="Times New Roman"/>
            <w:sz w:val="32"/>
            <w:szCs w:val="32"/>
            <w:lang w:val="ru-RU"/>
            <w:rPrChange w:id="1399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 xml:space="preserve"> операцию</w:t>
        </w:r>
      </w:ins>
      <w:ins w:id="1400" w:author="Пользователь Windows" w:date="2020-09-10T00:43:00Z">
        <w:r w:rsidR="007A5869" w:rsidRPr="00E3626B">
          <w:rPr>
            <w:rFonts w:ascii="Times New Roman" w:hAnsi="Times New Roman" w:cs="Times New Roman"/>
            <w:sz w:val="32"/>
            <w:szCs w:val="32"/>
            <w:lang w:val="ru-RU"/>
            <w:rPrChange w:id="1401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  <w:lang w:val="ru-RU"/>
              </w:rPr>
            </w:rPrChange>
          </w:rPr>
          <w:t xml:space="preserve"> </w:t>
        </w:r>
        <w:r w:rsidR="007A5869" w:rsidRPr="00E3626B">
          <w:rPr>
            <w:rFonts w:ascii="Times New Roman" w:hAnsi="Times New Roman" w:cs="Times New Roman"/>
            <w:sz w:val="32"/>
            <w:szCs w:val="32"/>
            <w:lang w:val="ru-RU"/>
            <w:rPrChange w:id="1402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>“</w:t>
        </w:r>
      </w:ins>
      <w:ins w:id="1403" w:author="Пользователь Windows" w:date="2020-09-10T11:29:00Z">
        <w:r w:rsidR="00E3626B" w:rsidRPr="00E3626B">
          <w:rPr>
            <w:rFonts w:ascii="Times New Roman" w:hAnsi="Times New Roman" w:cs="Times New Roman"/>
            <w:sz w:val="32"/>
            <w:szCs w:val="32"/>
            <w:lang w:val="ru-RU"/>
            <w:rPrChange w:id="1404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>Deploy to XS Advanced</w:t>
        </w:r>
      </w:ins>
      <w:ins w:id="1405" w:author="Пользователь Windows" w:date="2020-09-10T00:43:00Z">
        <w:r w:rsidR="007A5869" w:rsidRPr="00E3626B">
          <w:rPr>
            <w:rFonts w:ascii="Times New Roman" w:hAnsi="Times New Roman" w:cs="Times New Roman"/>
            <w:sz w:val="32"/>
            <w:szCs w:val="32"/>
            <w:lang w:val="ru-RU"/>
            <w:rPrChange w:id="1406" w:author="Пользователь Windows" w:date="2020-09-10T11:30:00Z">
              <w:rPr>
                <w:rFonts w:ascii="Arial" w:hAnsi="Arial" w:cs="Arial"/>
                <w:color w:val="3C3C3C"/>
                <w:sz w:val="21"/>
                <w:szCs w:val="21"/>
                <w:shd w:val="clear" w:color="auto" w:fill="FFFFFF"/>
              </w:rPr>
            </w:rPrChange>
          </w:rPr>
          <w:t>”</w:t>
        </w:r>
      </w:ins>
      <w:ins w:id="1407" w:author="Пользователь Windows" w:date="2020-09-10T00:41:00Z">
        <w:r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</w:p>
    <w:p w:rsidR="0026118D" w:rsidRPr="006F3A97" w:rsidDel="00C864D3" w:rsidRDefault="00E3626B">
      <w:pPr>
        <w:rPr>
          <w:del w:id="1408" w:author="Пользователь Windows" w:date="2020-09-10T00:35:00Z"/>
          <w:rFonts w:ascii="Times New Roman" w:hAnsi="Times New Roman" w:cs="Times New Roman"/>
          <w:sz w:val="32"/>
          <w:szCs w:val="32"/>
          <w:lang w:val="ru-RU"/>
        </w:rPr>
      </w:pPr>
      <w:ins w:id="1409" w:author="Пользователь Windows" w:date="2020-09-10T11:29:00Z">
        <w:r>
          <w:rPr>
            <w:noProof/>
          </w:rPr>
          <w:lastRenderedPageBreak/>
          <w:drawing>
            <wp:inline distT="0" distB="0" distL="0" distR="0">
              <wp:extent cx="6152515" cy="3478252"/>
              <wp:effectExtent l="0" t="0" r="635" b="8255"/>
              <wp:docPr id="56" name="Picture 56" descr="https://blogs.sap.com/wp-content/uploads/2020/09/hana_xs_37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s://blogs.sap.com/wp-content/uploads/2020/09/hana_xs_37.png"/>
                      <pic:cNvPicPr>
                        <a:picLocks noChangeAspect="1" noChangeArrowheads="1"/>
                      </pic:cNvPicPr>
                    </pic:nvPicPr>
                    <pic:blipFill>
                      <a:blip r:embed="rId5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2515" cy="34782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F36DF" w:rsidDel="00210B56" w:rsidRDefault="006F36DF">
      <w:pPr>
        <w:rPr>
          <w:del w:id="1410" w:author="Пользователь Windows" w:date="2020-08-09T11:16:00Z"/>
          <w:rFonts w:ascii="Times New Roman" w:hAnsi="Times New Roman" w:cs="Times New Roman"/>
          <w:b/>
          <w:sz w:val="32"/>
          <w:szCs w:val="32"/>
          <w:lang w:val="ru-RU"/>
        </w:rPr>
      </w:pPr>
      <w:del w:id="1411" w:author="Пользователь Windows" w:date="2020-08-09T11:16:00Z">
        <w:r w:rsidRPr="006F3A97" w:rsidDel="00210B56">
          <w:rPr>
            <w:rFonts w:ascii="Times New Roman" w:hAnsi="Times New Roman" w:cs="Times New Roman"/>
            <w:b/>
            <w:sz w:val="32"/>
            <w:szCs w:val="32"/>
            <w:lang w:val="ru-RU"/>
          </w:rPr>
          <w:delText>Шаг 8. Начало работы.</w:delText>
        </w:r>
      </w:del>
    </w:p>
    <w:p w:rsidR="001E672A" w:rsidDel="00C864D3" w:rsidRDefault="001E672A">
      <w:pPr>
        <w:rPr>
          <w:del w:id="1412" w:author="Пользователь Windows" w:date="2020-09-10T00:35:00Z"/>
          <w:rFonts w:ascii="Times New Roman" w:hAnsi="Times New Roman" w:cs="Times New Roman"/>
          <w:b/>
          <w:sz w:val="32"/>
          <w:szCs w:val="32"/>
          <w:lang w:val="ru-RU"/>
        </w:rPr>
      </w:pPr>
    </w:p>
    <w:p w:rsidR="001E672A" w:rsidDel="00F11530" w:rsidRDefault="001E672A">
      <w:pPr>
        <w:rPr>
          <w:del w:id="1413" w:author="Пользователь Windows" w:date="2020-08-12T19:22:00Z"/>
          <w:rFonts w:ascii="Times New Roman" w:hAnsi="Times New Roman" w:cs="Times New Roman"/>
          <w:b/>
          <w:sz w:val="32"/>
          <w:szCs w:val="32"/>
          <w:lang w:val="ru-RU"/>
        </w:rPr>
      </w:pPr>
    </w:p>
    <w:p w:rsidR="00F11530" w:rsidRPr="00B208A4" w:rsidRDefault="00F11530">
      <w:pPr>
        <w:rPr>
          <w:ins w:id="1414" w:author="Пользователь Windows" w:date="2020-08-12T19:22:00Z"/>
          <w:rFonts w:ascii="Times New Roman" w:hAnsi="Times New Roman" w:cs="Times New Roman"/>
          <w:b/>
          <w:sz w:val="32"/>
          <w:szCs w:val="32"/>
          <w:lang w:val="ru-RU"/>
        </w:rPr>
      </w:pPr>
    </w:p>
    <w:p w:rsidR="00D95D07" w:rsidRDefault="00E3626B" w:rsidP="00D95D07">
      <w:pPr>
        <w:rPr>
          <w:ins w:id="1415" w:author="Пользователь Windows" w:date="2020-09-10T00:40:00Z"/>
          <w:rFonts w:ascii="Times New Roman" w:hAnsi="Times New Roman" w:cs="Times New Roman"/>
          <w:b/>
          <w:sz w:val="32"/>
          <w:szCs w:val="32"/>
          <w:lang w:val="ru-RU"/>
        </w:rPr>
      </w:pPr>
      <w:ins w:id="1416" w:author="Пользователь Windows" w:date="2020-09-10T11:30:00Z">
        <w:r>
          <w:rPr>
            <w:noProof/>
          </w:rPr>
          <w:drawing>
            <wp:inline distT="0" distB="0" distL="0" distR="0">
              <wp:extent cx="6152515" cy="1189799"/>
              <wp:effectExtent l="0" t="0" r="635" b="0"/>
              <wp:docPr id="57" name="Picture 57" descr="https://blogs.sap.com/wp-content/uploads/2020/09/hana_xs_3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https://blogs.sap.com/wp-content/uploads/2020/09/hana_xs_38.png"/>
                      <pic:cNvPicPr>
                        <a:picLocks noChangeAspect="1" noChangeArrowheads="1"/>
                      </pic:cNvPicPr>
                    </pic:nvPicPr>
                    <pic:blipFill>
                      <a:blip r:embed="rId5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2515" cy="11897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E3626B" w:rsidRPr="00E3626B" w:rsidRDefault="00E3626B" w:rsidP="00D95D07">
      <w:pPr>
        <w:rPr>
          <w:ins w:id="1417" w:author="Пользователь Windows" w:date="2020-09-10T11:31:00Z"/>
          <w:rFonts w:ascii="Times New Roman" w:hAnsi="Times New Roman" w:cs="Times New Roman"/>
          <w:sz w:val="28"/>
          <w:szCs w:val="28"/>
          <w:lang w:val="ru-RU"/>
          <w:rPrChange w:id="1418" w:author="Пользователь Windows" w:date="2020-09-10T11:32:00Z">
            <w:rPr>
              <w:ins w:id="1419" w:author="Пользователь Windows" w:date="2020-09-10T11:31:00Z"/>
              <w:rFonts w:ascii="Times New Roman" w:hAnsi="Times New Roman" w:cs="Times New Roman"/>
              <w:sz w:val="28"/>
              <w:szCs w:val="28"/>
            </w:rPr>
          </w:rPrChange>
        </w:rPr>
      </w:pPr>
      <w:ins w:id="1420" w:author="Пользователь Windows" w:date="2020-09-10T11:31:00Z">
        <w:r w:rsidRPr="00E3626B">
          <w:rPr>
            <w:rFonts w:ascii="Times New Roman" w:hAnsi="Times New Roman" w:cs="Times New Roman"/>
            <w:sz w:val="28"/>
            <w:szCs w:val="28"/>
            <w:lang w:val="ru-RU"/>
            <w:rPrChange w:id="1421" w:author="Пользователь Windows" w:date="2020-09-10T11:32:00Z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rPrChange>
          </w:rPr>
          <w:t xml:space="preserve">Вернёмся к коммандной строке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и переключимся н</w:t>
        </w:r>
      </w:ins>
      <w:ins w:id="1422" w:author="Пользователь Windows" w:date="2020-09-10T11:32:00Z">
        <w:r>
          <w:rPr>
            <w:rFonts w:ascii="Times New Roman" w:hAnsi="Times New Roman" w:cs="Times New Roman"/>
            <w:sz w:val="28"/>
            <w:szCs w:val="28"/>
            <w:lang w:val="ru-RU"/>
          </w:rPr>
          <w:t>а</w:t>
        </w:r>
      </w:ins>
      <w:ins w:id="1423" w:author="Пользователь Windows" w:date="2020-09-10T11:31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пространство </w:t>
        </w:r>
      </w:ins>
      <w:ins w:id="1424" w:author="Пользователь Windows" w:date="2020-09-10T11:32:00Z">
        <w:r>
          <w:rPr>
            <w:rFonts w:ascii="Times New Roman" w:hAnsi="Times New Roman" w:cs="Times New Roman"/>
            <w:sz w:val="28"/>
            <w:szCs w:val="28"/>
          </w:rPr>
          <w:t>development</w:t>
        </w:r>
        <w:r w:rsidRPr="00E3626B">
          <w:rPr>
            <w:rFonts w:ascii="Times New Roman" w:hAnsi="Times New Roman" w:cs="Times New Roman"/>
            <w:sz w:val="28"/>
            <w:szCs w:val="28"/>
            <w:lang w:val="ru-RU"/>
            <w:rPrChange w:id="1425" w:author="Пользователь Windows" w:date="2020-09-10T11:32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:rsidR="00E3626B" w:rsidRDefault="00E3626B" w:rsidP="00E3626B">
      <w:pPr>
        <w:shd w:val="clear" w:color="auto" w:fill="FFFFFF"/>
        <w:spacing w:after="0" w:line="240" w:lineRule="auto"/>
        <w:rPr>
          <w:ins w:id="1426" w:author="Пользователь Windows" w:date="2020-09-10T11:32:00Z"/>
          <w:rFonts w:ascii="Arial" w:eastAsia="Times New Roman" w:hAnsi="Arial" w:cs="Arial"/>
          <w:i/>
          <w:iCs/>
          <w:color w:val="3C3C3C"/>
          <w:sz w:val="21"/>
          <w:szCs w:val="21"/>
          <w:bdr w:val="none" w:sz="0" w:space="0" w:color="auto" w:frame="1"/>
        </w:rPr>
      </w:pPr>
      <w:ins w:id="1427" w:author="Пользователь Windows" w:date="2020-09-10T11:31:00Z">
        <w:r w:rsidRPr="00E3626B">
          <w:rPr>
            <w:rFonts w:ascii="Arial" w:eastAsia="Times New Roman" w:hAnsi="Arial" w:cs="Arial"/>
            <w:i/>
            <w:iCs/>
            <w:color w:val="3C3C3C"/>
            <w:sz w:val="21"/>
            <w:szCs w:val="21"/>
            <w:bdr w:val="none" w:sz="0" w:space="0" w:color="auto" w:frame="1"/>
          </w:rPr>
          <w:t>xs target -o HANAExpress -s development</w:t>
        </w:r>
      </w:ins>
    </w:p>
    <w:p w:rsidR="00E3626B" w:rsidRDefault="00E3626B" w:rsidP="00E3626B">
      <w:pPr>
        <w:shd w:val="clear" w:color="auto" w:fill="FFFFFF"/>
        <w:spacing w:after="0" w:line="240" w:lineRule="auto"/>
        <w:rPr>
          <w:ins w:id="1428" w:author="Пользователь Windows" w:date="2020-09-10T11:32:00Z"/>
          <w:rFonts w:ascii="Arial" w:eastAsia="Times New Roman" w:hAnsi="Arial" w:cs="Arial"/>
          <w:i/>
          <w:iCs/>
          <w:color w:val="3C3C3C"/>
          <w:sz w:val="21"/>
          <w:szCs w:val="21"/>
          <w:bdr w:val="none" w:sz="0" w:space="0" w:color="auto" w:frame="1"/>
        </w:rPr>
      </w:pPr>
    </w:p>
    <w:p w:rsidR="00E3626B" w:rsidRPr="00E3626B" w:rsidRDefault="00E3626B" w:rsidP="00E3626B">
      <w:pPr>
        <w:shd w:val="clear" w:color="auto" w:fill="FFFFFF"/>
        <w:spacing w:after="0" w:line="240" w:lineRule="auto"/>
        <w:rPr>
          <w:ins w:id="1429" w:author="Пользователь Windows" w:date="2020-09-10T11:32:00Z"/>
          <w:rFonts w:ascii="Times New Roman" w:hAnsi="Times New Roman" w:cs="Times New Roman"/>
          <w:sz w:val="28"/>
          <w:szCs w:val="28"/>
          <w:lang w:val="ru-RU"/>
          <w:rPrChange w:id="1430" w:author="Пользователь Windows" w:date="2020-09-10T11:33:00Z">
            <w:rPr>
              <w:ins w:id="1431" w:author="Пользователь Windows" w:date="2020-09-10T11:32:00Z"/>
              <w:rFonts w:ascii="Arial" w:eastAsia="Times New Roman" w:hAnsi="Arial" w:cs="Arial"/>
              <w:i/>
              <w:iCs/>
              <w:color w:val="3C3C3C"/>
              <w:sz w:val="21"/>
              <w:szCs w:val="21"/>
              <w:bdr w:val="none" w:sz="0" w:space="0" w:color="auto" w:frame="1"/>
            </w:rPr>
          </w:rPrChange>
        </w:rPr>
      </w:pPr>
      <w:ins w:id="1432" w:author="Пользователь Windows" w:date="2020-09-10T11:32:00Z">
        <w:r w:rsidRPr="00E3626B">
          <w:rPr>
            <w:rFonts w:ascii="Times New Roman" w:hAnsi="Times New Roman" w:cs="Times New Roman"/>
            <w:sz w:val="28"/>
            <w:szCs w:val="28"/>
            <w:lang w:val="ru-RU"/>
            <w:rPrChange w:id="1433" w:author="Пользователь Windows" w:date="2020-09-10T11:33:00Z">
              <w:rPr>
                <w:rFonts w:ascii="Arial" w:eastAsia="Times New Roman" w:hAnsi="Arial" w:cs="Arial"/>
                <w:i/>
                <w:iCs/>
                <w:color w:val="3C3C3C"/>
                <w:sz w:val="21"/>
                <w:szCs w:val="21"/>
                <w:bdr w:val="none" w:sz="0" w:space="0" w:color="auto" w:frame="1"/>
                <w:lang w:val="ru-RU"/>
              </w:rPr>
            </w:rPrChange>
          </w:rPr>
          <w:t>Выведем список всех запущенных приложений в этом пространстве</w:t>
        </w:r>
      </w:ins>
      <w:ins w:id="1434" w:author="Пользователь Windows" w:date="2020-09-10T11:33:00Z">
        <w:r w:rsidRPr="00E3626B">
          <w:rPr>
            <w:rFonts w:ascii="Times New Roman" w:hAnsi="Times New Roman" w:cs="Times New Roman"/>
            <w:sz w:val="28"/>
            <w:szCs w:val="28"/>
            <w:lang w:val="ru-RU"/>
            <w:rPrChange w:id="1435" w:author="Пользователь Windows" w:date="2020-09-10T11:33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:rsidR="00E3626B" w:rsidRPr="00E3626B" w:rsidRDefault="00E3626B" w:rsidP="00E3626B">
      <w:pPr>
        <w:shd w:val="clear" w:color="auto" w:fill="FFFFFF"/>
        <w:spacing w:after="0" w:line="240" w:lineRule="auto"/>
        <w:rPr>
          <w:ins w:id="1436" w:author="Пользователь Windows" w:date="2020-09-10T11:31:00Z"/>
          <w:rFonts w:ascii="Arial" w:eastAsia="Times New Roman" w:hAnsi="Arial" w:cs="Arial"/>
          <w:i/>
          <w:iCs/>
          <w:color w:val="3C3C3C"/>
          <w:sz w:val="21"/>
          <w:szCs w:val="21"/>
          <w:lang w:val="ru-RU"/>
          <w:rPrChange w:id="1437" w:author="Пользователь Windows" w:date="2020-09-10T11:32:00Z">
            <w:rPr>
              <w:ins w:id="1438" w:author="Пользователь Windows" w:date="2020-09-10T11:31:00Z"/>
              <w:rFonts w:ascii="Arial" w:eastAsia="Times New Roman" w:hAnsi="Arial" w:cs="Arial"/>
              <w:i/>
              <w:iCs/>
              <w:color w:val="3C3C3C"/>
              <w:sz w:val="21"/>
              <w:szCs w:val="21"/>
            </w:rPr>
          </w:rPrChange>
        </w:rPr>
      </w:pPr>
    </w:p>
    <w:p w:rsidR="00E3626B" w:rsidRDefault="00E3626B" w:rsidP="00E3626B">
      <w:pPr>
        <w:shd w:val="clear" w:color="auto" w:fill="FFFFFF"/>
        <w:spacing w:after="0" w:line="240" w:lineRule="auto"/>
        <w:rPr>
          <w:ins w:id="1439" w:author="Пользователь Windows" w:date="2020-09-10T11:35:00Z"/>
          <w:rFonts w:ascii="Arial" w:eastAsia="Times New Roman" w:hAnsi="Arial" w:cs="Arial"/>
          <w:i/>
          <w:iCs/>
          <w:color w:val="3C3C3C"/>
          <w:sz w:val="21"/>
          <w:szCs w:val="21"/>
          <w:bdr w:val="none" w:sz="0" w:space="0" w:color="auto" w:frame="1"/>
        </w:rPr>
      </w:pPr>
      <w:ins w:id="1440" w:author="Пользователь Windows" w:date="2020-09-10T11:31:00Z">
        <w:r w:rsidRPr="00E3626B">
          <w:rPr>
            <w:rFonts w:ascii="Arial" w:eastAsia="Times New Roman" w:hAnsi="Arial" w:cs="Arial"/>
            <w:i/>
            <w:iCs/>
            <w:color w:val="3C3C3C"/>
            <w:sz w:val="21"/>
            <w:szCs w:val="21"/>
            <w:bdr w:val="none" w:sz="0" w:space="0" w:color="auto" w:frame="1"/>
          </w:rPr>
          <w:t>xs apps</w:t>
        </w:r>
      </w:ins>
    </w:p>
    <w:p w:rsidR="004F4FAF" w:rsidRPr="004F4FAF" w:rsidRDefault="004F4FAF" w:rsidP="00E3626B">
      <w:pPr>
        <w:shd w:val="clear" w:color="auto" w:fill="FFFFFF"/>
        <w:spacing w:after="0" w:line="240" w:lineRule="auto"/>
        <w:rPr>
          <w:ins w:id="1441" w:author="Пользователь Windows" w:date="2020-09-10T11:31:00Z"/>
          <w:rFonts w:ascii="Arial" w:eastAsia="Times New Roman" w:hAnsi="Arial" w:cs="Arial"/>
          <w:i/>
          <w:iCs/>
          <w:color w:val="3C3C3C"/>
          <w:sz w:val="21"/>
          <w:szCs w:val="21"/>
          <w:lang w:val="ru-RU"/>
          <w:rPrChange w:id="1442" w:author="Пользователь Windows" w:date="2020-09-10T11:39:00Z">
            <w:rPr>
              <w:ins w:id="1443" w:author="Пользователь Windows" w:date="2020-09-10T11:31:00Z"/>
              <w:rFonts w:ascii="Arial" w:eastAsia="Times New Roman" w:hAnsi="Arial" w:cs="Arial"/>
              <w:i/>
              <w:iCs/>
              <w:color w:val="3C3C3C"/>
              <w:sz w:val="21"/>
              <w:szCs w:val="21"/>
            </w:rPr>
          </w:rPrChange>
        </w:rPr>
      </w:pPr>
    </w:p>
    <w:p w:rsidR="00E3626B" w:rsidRPr="00E3626B" w:rsidRDefault="004F4FAF" w:rsidP="00D95D07">
      <w:pPr>
        <w:rPr>
          <w:ins w:id="1444" w:author="Пользователь Windows" w:date="2020-09-10T11:31:00Z"/>
          <w:rFonts w:ascii="Times New Roman" w:hAnsi="Times New Roman" w:cs="Times New Roman"/>
          <w:b/>
          <w:sz w:val="28"/>
          <w:szCs w:val="28"/>
          <w:rPrChange w:id="1445" w:author="Пользователь Windows" w:date="2020-09-10T11:31:00Z">
            <w:rPr>
              <w:ins w:id="1446" w:author="Пользователь Windows" w:date="2020-09-10T11:31:00Z"/>
              <w:rFonts w:ascii="Times New Roman" w:hAnsi="Times New Roman" w:cs="Times New Roman"/>
              <w:sz w:val="28"/>
              <w:szCs w:val="28"/>
            </w:rPr>
          </w:rPrChange>
        </w:rPr>
      </w:pPr>
      <w:ins w:id="1447" w:author="Пользователь Windows" w:date="2020-09-10T11:35:00Z">
        <w:r>
          <w:rPr>
            <w:noProof/>
          </w:rPr>
          <w:drawing>
            <wp:inline distT="0" distB="0" distL="0" distR="0">
              <wp:extent cx="6152515" cy="1644273"/>
              <wp:effectExtent l="0" t="0" r="635" b="0"/>
              <wp:docPr id="58" name="Picture 58" descr="https://blogs.sap.com/wp-content/uploads/2020/09/hana_xs_3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https://blogs.sap.com/wp-content/uploads/2020/09/hana_xs_39.png"/>
                      <pic:cNvPicPr>
                        <a:picLocks noChangeAspect="1" noChangeArrowheads="1"/>
                      </pic:cNvPicPr>
                    </pic:nvPicPr>
                    <pic:blipFill>
                      <a:blip r:embed="rId5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2515" cy="164427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E3626B" w:rsidRPr="004F4FAF" w:rsidRDefault="004F4FAF" w:rsidP="00D95D07">
      <w:pPr>
        <w:rPr>
          <w:ins w:id="1448" w:author="Пользователь Windows" w:date="2020-09-10T00:40:00Z"/>
          <w:rFonts w:ascii="Times New Roman" w:hAnsi="Times New Roman" w:cs="Times New Roman"/>
          <w:sz w:val="28"/>
          <w:szCs w:val="28"/>
          <w:lang w:val="ru-RU"/>
          <w:rPrChange w:id="1449" w:author="Пользователь Windows" w:date="2020-09-10T11:39:00Z">
            <w:rPr>
              <w:ins w:id="1450" w:author="Пользователь Windows" w:date="2020-09-10T00:40:00Z"/>
              <w:rFonts w:ascii="Times New Roman" w:hAnsi="Times New Roman" w:cs="Times New Roman"/>
              <w:b/>
              <w:sz w:val="32"/>
              <w:szCs w:val="32"/>
              <w:lang w:val="ru-RU"/>
            </w:rPr>
          </w:rPrChange>
        </w:rPr>
      </w:pPr>
      <w:ins w:id="1451" w:author="Пользователь Windows" w:date="2020-09-10T11:39:00Z">
        <w:r>
          <w:rPr>
            <w:rFonts w:ascii="Times New Roman" w:hAnsi="Times New Roman" w:cs="Times New Roman"/>
            <w:sz w:val="28"/>
            <w:szCs w:val="28"/>
            <w:lang w:val="ru-RU"/>
          </w:rPr>
          <w:t>Отроем наше приложение в браузере</w:t>
        </w:r>
        <w:r w:rsidRPr="004F4FAF">
          <w:rPr>
            <w:rFonts w:ascii="Times New Roman" w:hAnsi="Times New Roman" w:cs="Times New Roman"/>
            <w:sz w:val="28"/>
            <w:szCs w:val="28"/>
            <w:lang w:val="ru-RU"/>
            <w:rPrChange w:id="1452" w:author="Пользователь Windows" w:date="2020-09-10T11:39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:rsidR="008D27DC" w:rsidRPr="00D95D07" w:rsidRDefault="004F4FAF" w:rsidP="00D95D07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ins w:id="1453" w:author="Пользователь Windows" w:date="2020-09-10T11:39:00Z">
        <w:r>
          <w:rPr>
            <w:noProof/>
          </w:rPr>
          <w:lastRenderedPageBreak/>
          <w:drawing>
            <wp:inline distT="0" distB="0" distL="0" distR="0">
              <wp:extent cx="6152515" cy="1236058"/>
              <wp:effectExtent l="0" t="0" r="635" b="2540"/>
              <wp:docPr id="59" name="Picture 59" descr="https://blogs.sap.com/wp-content/uploads/2020/09/hana_xs_4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https://blogs.sap.com/wp-content/uploads/2020/09/hana_xs_40.png"/>
                      <pic:cNvPicPr>
                        <a:picLocks noChangeAspect="1" noChangeArrowheads="1"/>
                      </pic:cNvPicPr>
                    </pic:nvPicPr>
                    <pic:blipFill>
                      <a:blip r:embed="rId6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2515" cy="12360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D95D07" w:rsidRDefault="00D95D07" w:rsidP="00D95D07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95D07">
        <w:rPr>
          <w:rFonts w:ascii="Times New Roman" w:hAnsi="Times New Roman" w:cs="Times New Roman"/>
          <w:b/>
          <w:sz w:val="32"/>
          <w:szCs w:val="32"/>
          <w:lang w:val="ru-RU"/>
        </w:rPr>
        <w:t>Заключение.</w:t>
      </w:r>
    </w:p>
    <w:p w:rsidR="008A6F73" w:rsidRPr="00934AB0" w:rsidRDefault="00AA6800" w:rsidP="00D95D07">
      <w:pPr>
        <w:rPr>
          <w:rFonts w:ascii="Times New Roman" w:hAnsi="Times New Roman" w:cs="Times New Roman"/>
          <w:sz w:val="32"/>
          <w:szCs w:val="32"/>
          <w:lang w:val="ru-RU"/>
          <w:rPrChange w:id="1454" w:author="Пользователь Windows" w:date="2020-09-12T21:37:00Z">
            <w:rPr>
              <w:rFonts w:ascii="Times New Roman" w:hAnsi="Times New Roman" w:cs="Times New Roman"/>
              <w:sz w:val="32"/>
              <w:szCs w:val="32"/>
              <w:lang w:val="ru-RU"/>
            </w:rPr>
          </w:rPrChange>
        </w:rPr>
      </w:pPr>
      <w:r w:rsidRPr="00AA6800">
        <w:rPr>
          <w:rFonts w:ascii="Times New Roman" w:hAnsi="Times New Roman" w:cs="Times New Roman"/>
          <w:sz w:val="32"/>
          <w:szCs w:val="32"/>
          <w:lang w:val="ru-RU"/>
        </w:rPr>
        <w:t xml:space="preserve">Установить </w:t>
      </w:r>
      <w:r w:rsidR="00FD4511">
        <w:rPr>
          <w:rFonts w:ascii="Times New Roman" w:hAnsi="Times New Roman" w:cs="Times New Roman"/>
          <w:sz w:val="32"/>
          <w:szCs w:val="32"/>
          <w:lang w:val="ru-RU"/>
        </w:rPr>
        <w:t xml:space="preserve">базу данных </w:t>
      </w:r>
      <w:r w:rsidRPr="00AA6800">
        <w:rPr>
          <w:rFonts w:ascii="Times New Roman" w:hAnsi="Times New Roman" w:cs="Times New Roman"/>
          <w:sz w:val="32"/>
          <w:szCs w:val="32"/>
        </w:rPr>
        <w:t>SAP</w:t>
      </w:r>
      <w:r w:rsidR="00FD4511" w:rsidRPr="00FD451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FD4511">
        <w:rPr>
          <w:rFonts w:ascii="Times New Roman" w:hAnsi="Times New Roman" w:cs="Times New Roman"/>
          <w:sz w:val="32"/>
          <w:szCs w:val="32"/>
        </w:rPr>
        <w:t>HANA</w:t>
      </w:r>
      <w:r w:rsidR="00FD4511" w:rsidRPr="00FD451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ins w:id="1455" w:author="Пользователь Windows" w:date="2020-08-17T16:26:00Z">
        <w:r w:rsidR="00405570">
          <w:rPr>
            <w:rFonts w:ascii="Times New Roman" w:hAnsi="Times New Roman" w:cs="Times New Roman"/>
            <w:sz w:val="32"/>
            <w:szCs w:val="32"/>
            <w:lang w:val="ru-RU"/>
          </w:rPr>
          <w:t>с</w:t>
        </w:r>
      </w:ins>
      <w:ins w:id="1456" w:author="Пользователь Windows" w:date="2020-08-16T17:45:00Z">
        <w:r w:rsidR="008509CC">
          <w:rPr>
            <w:rFonts w:ascii="Times New Roman" w:hAnsi="Times New Roman" w:cs="Times New Roman"/>
            <w:sz w:val="32"/>
            <w:szCs w:val="32"/>
            <w:lang w:val="ru-RU"/>
          </w:rPr>
          <w:t xml:space="preserve"> сервер</w:t>
        </w:r>
      </w:ins>
      <w:ins w:id="1457" w:author="Пользователь Windows" w:date="2020-08-17T16:26:00Z">
        <w:r w:rsidR="00405570">
          <w:rPr>
            <w:rFonts w:ascii="Times New Roman" w:hAnsi="Times New Roman" w:cs="Times New Roman"/>
            <w:sz w:val="32"/>
            <w:szCs w:val="32"/>
            <w:lang w:val="ru-RU"/>
          </w:rPr>
          <w:t>ом</w:t>
        </w:r>
      </w:ins>
      <w:ins w:id="1458" w:author="Пользователь Windows" w:date="2020-08-16T17:45:00Z">
        <w:r w:rsidR="008509CC">
          <w:rPr>
            <w:rFonts w:ascii="Times New Roman" w:hAnsi="Times New Roman" w:cs="Times New Roman"/>
            <w:sz w:val="32"/>
            <w:szCs w:val="32"/>
            <w:lang w:val="ru-RU"/>
          </w:rPr>
          <w:t xml:space="preserve"> приложений</w:t>
        </w:r>
      </w:ins>
      <w:ins w:id="1459" w:author="Пользователь Windows" w:date="2020-08-17T16:26:00Z">
        <w:r w:rsidR="00405570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  <w:r w:rsidR="00405570">
          <w:rPr>
            <w:rFonts w:ascii="Times New Roman" w:hAnsi="Times New Roman" w:cs="Times New Roman"/>
            <w:sz w:val="32"/>
            <w:szCs w:val="32"/>
          </w:rPr>
          <w:t>HANA</w:t>
        </w:r>
      </w:ins>
      <w:ins w:id="1460" w:author="Пользователь Windows" w:date="2020-08-16T17:45:00Z">
        <w:r w:rsidR="008509CC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ins w:id="1461" w:author="Пользователь Windows" w:date="2020-08-17T16:26:00Z">
        <w:r w:rsidR="00405570" w:rsidRPr="002F722A">
          <w:rPr>
            <w:rFonts w:ascii="Times New Roman" w:hAnsi="Times New Roman" w:cs="Times New Roman"/>
            <w:sz w:val="28"/>
            <w:szCs w:val="28"/>
          </w:rPr>
          <w:t>Extended</w:t>
        </w:r>
        <w:r w:rsidR="00405570" w:rsidRPr="005164DB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 w:rsidR="00405570" w:rsidRPr="002F722A">
          <w:rPr>
            <w:rFonts w:ascii="Times New Roman" w:hAnsi="Times New Roman" w:cs="Times New Roman"/>
            <w:sz w:val="28"/>
            <w:szCs w:val="28"/>
          </w:rPr>
          <w:t>Application</w:t>
        </w:r>
        <w:r w:rsidR="00405570" w:rsidRPr="005164DB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 w:rsidR="00405570" w:rsidRPr="002F722A">
          <w:rPr>
            <w:rFonts w:ascii="Times New Roman" w:hAnsi="Times New Roman" w:cs="Times New Roman"/>
            <w:sz w:val="28"/>
            <w:szCs w:val="28"/>
          </w:rPr>
          <w:t>Services</w:t>
        </w:r>
        <w:r w:rsidR="00405570" w:rsidRPr="005164DB">
          <w:rPr>
            <w:rFonts w:ascii="Times New Roman" w:hAnsi="Times New Roman" w:cs="Times New Roman"/>
            <w:sz w:val="28"/>
            <w:szCs w:val="28"/>
            <w:lang w:val="ru-RU"/>
          </w:rPr>
          <w:t xml:space="preserve">, </w:t>
        </w:r>
        <w:r w:rsidR="00405570" w:rsidRPr="002F722A">
          <w:rPr>
            <w:rFonts w:ascii="Times New Roman" w:hAnsi="Times New Roman" w:cs="Times New Roman"/>
            <w:sz w:val="28"/>
            <w:szCs w:val="28"/>
          </w:rPr>
          <w:t>Advanced</w:t>
        </w:r>
        <w:r w:rsidR="00405570" w:rsidRPr="005164DB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 w:rsidR="00405570" w:rsidRPr="002F722A">
          <w:rPr>
            <w:rFonts w:ascii="Times New Roman" w:hAnsi="Times New Roman" w:cs="Times New Roman"/>
            <w:sz w:val="28"/>
            <w:szCs w:val="28"/>
          </w:rPr>
          <w:t>Model</w:t>
        </w:r>
        <w:r w:rsidR="00405570" w:rsidRPr="00405570" w:rsidDel="00405570">
          <w:rPr>
            <w:rFonts w:ascii="Times New Roman" w:hAnsi="Times New Roman" w:cs="Times New Roman"/>
            <w:sz w:val="32"/>
            <w:szCs w:val="32"/>
            <w:lang w:val="ru-RU"/>
            <w:rPrChange w:id="1462" w:author="Пользователь Windows" w:date="2020-08-17T16:2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del w:id="1463" w:author="Пользователь Windows" w:date="2020-08-17T16:26:00Z">
        <w:r w:rsidR="00FD4511" w:rsidDel="00405570">
          <w:rPr>
            <w:rFonts w:ascii="Times New Roman" w:hAnsi="Times New Roman" w:cs="Times New Roman"/>
            <w:sz w:val="32"/>
            <w:szCs w:val="32"/>
          </w:rPr>
          <w:delText>XS</w:delText>
        </w:r>
        <w:r w:rsidR="00FD4511" w:rsidDel="00405570">
          <w:rPr>
            <w:rFonts w:ascii="Times New Roman" w:hAnsi="Times New Roman" w:cs="Times New Roman"/>
            <w:sz w:val="32"/>
            <w:szCs w:val="32"/>
            <w:lang w:val="ru-RU"/>
          </w:rPr>
          <w:delText xml:space="preserve"> и</w:delText>
        </w:r>
      </w:del>
      <w:del w:id="1464" w:author="Пользователь Windows" w:date="2020-09-10T11:33:00Z">
        <w:r w:rsidR="00FD4511" w:rsidDel="004F4FAF">
          <w:rPr>
            <w:rFonts w:ascii="Times New Roman" w:hAnsi="Times New Roman" w:cs="Times New Roman"/>
            <w:sz w:val="32"/>
            <w:szCs w:val="32"/>
            <w:lang w:val="ru-RU"/>
          </w:rPr>
          <w:delText xml:space="preserve"> </w:delText>
        </w:r>
      </w:del>
      <w:del w:id="1465" w:author="Пользователь Windows" w:date="2020-08-17T16:43:00Z">
        <w:r w:rsidR="00FD4511" w:rsidDel="00586FFC">
          <w:rPr>
            <w:rFonts w:ascii="Times New Roman" w:hAnsi="Times New Roman" w:cs="Times New Roman"/>
            <w:sz w:val="32"/>
            <w:szCs w:val="32"/>
            <w:lang w:val="ru-RU"/>
          </w:rPr>
          <w:delText xml:space="preserve">написать </w:delText>
        </w:r>
      </w:del>
      <w:ins w:id="1466" w:author="Пользователь Windows" w:date="2020-08-17T16:43:00Z">
        <w:r w:rsidR="00586FFC">
          <w:rPr>
            <w:rFonts w:ascii="Times New Roman" w:hAnsi="Times New Roman" w:cs="Times New Roman"/>
            <w:sz w:val="32"/>
            <w:szCs w:val="32"/>
            <w:lang w:val="ru-RU"/>
          </w:rPr>
          <w:t xml:space="preserve">и написать своё первое приложение оказалось не сложно. </w:t>
        </w:r>
      </w:ins>
      <w:ins w:id="1467" w:author="Пользователь Windows" w:date="2020-08-17T16:44:00Z">
        <w:r w:rsidR="00586FFC">
          <w:rPr>
            <w:rFonts w:ascii="Times New Roman" w:hAnsi="Times New Roman" w:cs="Times New Roman"/>
            <w:sz w:val="32"/>
            <w:szCs w:val="32"/>
            <w:lang w:val="ru-RU"/>
          </w:rPr>
          <w:t>В следующей статье рассмотрим более сложный пример</w:t>
        </w:r>
        <w:r w:rsidR="00BF1BA6">
          <w:rPr>
            <w:rFonts w:ascii="Times New Roman" w:hAnsi="Times New Roman" w:cs="Times New Roman"/>
            <w:sz w:val="32"/>
            <w:szCs w:val="32"/>
            <w:lang w:val="ru-RU"/>
          </w:rPr>
          <w:t xml:space="preserve">, включающий в себя взаимодействие с базой данных </w:t>
        </w:r>
      </w:ins>
      <w:ins w:id="1468" w:author="Пользователь Windows" w:date="2020-09-10T11:43:00Z">
        <w:r w:rsidR="00BF1BA6">
          <w:rPr>
            <w:rFonts w:ascii="Times New Roman" w:hAnsi="Times New Roman" w:cs="Times New Roman"/>
            <w:sz w:val="32"/>
            <w:szCs w:val="32"/>
          </w:rPr>
          <w:t>SAP</w:t>
        </w:r>
        <w:r w:rsidR="00BF1BA6" w:rsidRPr="00934AB0">
          <w:rPr>
            <w:rFonts w:ascii="Times New Roman" w:hAnsi="Times New Roman" w:cs="Times New Roman"/>
            <w:sz w:val="32"/>
            <w:szCs w:val="32"/>
            <w:lang w:val="ru-RU"/>
            <w:rPrChange w:id="1469" w:author="Пользователь Windows" w:date="2020-09-12T21:3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  <w:r w:rsidR="00BF1BA6">
          <w:rPr>
            <w:rFonts w:ascii="Times New Roman" w:hAnsi="Times New Roman" w:cs="Times New Roman"/>
            <w:sz w:val="32"/>
            <w:szCs w:val="32"/>
          </w:rPr>
          <w:t>HANA</w:t>
        </w:r>
        <w:r w:rsidR="00BF1BA6" w:rsidRPr="00934AB0">
          <w:rPr>
            <w:rFonts w:ascii="Times New Roman" w:hAnsi="Times New Roman" w:cs="Times New Roman"/>
            <w:sz w:val="32"/>
            <w:szCs w:val="32"/>
            <w:lang w:val="ru-RU"/>
            <w:rPrChange w:id="1470" w:author="Пользователь Windows" w:date="2020-09-12T21:37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>.</w:t>
        </w:r>
      </w:ins>
    </w:p>
    <w:p w:rsidR="00733ACA" w:rsidRDefault="00733ACA" w:rsidP="00D95D07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D95D07" w:rsidRPr="00E941AB" w:rsidRDefault="008A6F73" w:rsidP="00D95D07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Роман Горбенко, </w:t>
      </w:r>
      <w:del w:id="1471" w:author="Пользователь Windows" w:date="2020-09-10T00:35:00Z">
        <w:r w:rsidR="00733ACA" w:rsidDel="00C864D3">
          <w:rPr>
            <w:rFonts w:ascii="Times New Roman" w:hAnsi="Times New Roman" w:cs="Times New Roman"/>
            <w:sz w:val="32"/>
            <w:szCs w:val="32"/>
            <w:lang w:val="ru-RU"/>
          </w:rPr>
          <w:delText xml:space="preserve">сертифицированный </w:delText>
        </w:r>
      </w:del>
      <w:ins w:id="1472" w:author="Пользователь Windows" w:date="2020-09-10T00:35:00Z">
        <w:r w:rsidR="00C864D3">
          <w:rPr>
            <w:rFonts w:ascii="Times New Roman" w:hAnsi="Times New Roman" w:cs="Times New Roman"/>
            <w:sz w:val="32"/>
            <w:szCs w:val="32"/>
            <w:lang w:val="ru-RU"/>
          </w:rPr>
          <w:t xml:space="preserve"> </w:t>
        </w:r>
      </w:ins>
      <w:r w:rsidR="00733ACA">
        <w:rPr>
          <w:rFonts w:ascii="Times New Roman" w:hAnsi="Times New Roman" w:cs="Times New Roman"/>
          <w:sz w:val="32"/>
          <w:szCs w:val="32"/>
          <w:lang w:val="ru-RU"/>
        </w:rPr>
        <w:t xml:space="preserve">консультант </w:t>
      </w:r>
      <w:r>
        <w:rPr>
          <w:rFonts w:ascii="Times New Roman" w:hAnsi="Times New Roman" w:cs="Times New Roman"/>
          <w:sz w:val="32"/>
          <w:szCs w:val="32"/>
        </w:rPr>
        <w:t>SAP</w:t>
      </w:r>
      <w:r w:rsidRPr="008A6F7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EWM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/ </w:t>
      </w:r>
      <w:r>
        <w:rPr>
          <w:rFonts w:ascii="Times New Roman" w:hAnsi="Times New Roman" w:cs="Times New Roman"/>
          <w:sz w:val="32"/>
          <w:szCs w:val="32"/>
        </w:rPr>
        <w:t>SAP</w:t>
      </w:r>
      <w:r w:rsidRPr="008A6F7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BASIS</w:t>
      </w:r>
      <w:r w:rsidRPr="008A6F7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</w:p>
    <w:sectPr w:rsidR="00D95D07" w:rsidRPr="00E941A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393F" w:rsidRDefault="00E5393F" w:rsidP="00980D8A">
      <w:pPr>
        <w:spacing w:after="0" w:line="240" w:lineRule="auto"/>
      </w:pPr>
      <w:r>
        <w:separator/>
      </w:r>
    </w:p>
  </w:endnote>
  <w:endnote w:type="continuationSeparator" w:id="0">
    <w:p w:rsidR="00E5393F" w:rsidRDefault="00E5393F" w:rsidP="00980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393F" w:rsidRDefault="00E5393F" w:rsidP="00980D8A">
      <w:pPr>
        <w:spacing w:after="0" w:line="240" w:lineRule="auto"/>
      </w:pPr>
      <w:r>
        <w:separator/>
      </w:r>
    </w:p>
  </w:footnote>
  <w:footnote w:type="continuationSeparator" w:id="0">
    <w:p w:rsidR="00E5393F" w:rsidRDefault="00E5393F" w:rsidP="00980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926DA"/>
    <w:multiLevelType w:val="hybridMultilevel"/>
    <w:tmpl w:val="46B4C652"/>
    <w:lvl w:ilvl="0" w:tplc="0F1AD7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040289"/>
    <w:multiLevelType w:val="hybridMultilevel"/>
    <w:tmpl w:val="734E0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535728"/>
    <w:multiLevelType w:val="hybridMultilevel"/>
    <w:tmpl w:val="3A6CD10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1B1549"/>
    <w:multiLevelType w:val="multilevel"/>
    <w:tmpl w:val="9D90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1E2A01"/>
    <w:multiLevelType w:val="hybridMultilevel"/>
    <w:tmpl w:val="07246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Пользователь Windows">
    <w15:presenceInfo w15:providerId="None" w15:userId="Пользователь Window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7DC"/>
    <w:rsid w:val="00005E58"/>
    <w:rsid w:val="0002409A"/>
    <w:rsid w:val="00040D6F"/>
    <w:rsid w:val="0004204F"/>
    <w:rsid w:val="00051B28"/>
    <w:rsid w:val="000524ED"/>
    <w:rsid w:val="00065A66"/>
    <w:rsid w:val="00075636"/>
    <w:rsid w:val="000773F4"/>
    <w:rsid w:val="000A76E0"/>
    <w:rsid w:val="000C2DEA"/>
    <w:rsid w:val="000D14C7"/>
    <w:rsid w:val="000D2B47"/>
    <w:rsid w:val="000D3CE0"/>
    <w:rsid w:val="000E630F"/>
    <w:rsid w:val="000E66B2"/>
    <w:rsid w:val="00106914"/>
    <w:rsid w:val="001222F9"/>
    <w:rsid w:val="001229BA"/>
    <w:rsid w:val="00134139"/>
    <w:rsid w:val="001464AC"/>
    <w:rsid w:val="0015011A"/>
    <w:rsid w:val="00153B81"/>
    <w:rsid w:val="00155A5C"/>
    <w:rsid w:val="00160E79"/>
    <w:rsid w:val="00164267"/>
    <w:rsid w:val="001738EA"/>
    <w:rsid w:val="001801DD"/>
    <w:rsid w:val="001824D7"/>
    <w:rsid w:val="00197F0B"/>
    <w:rsid w:val="001B00E6"/>
    <w:rsid w:val="001B0F81"/>
    <w:rsid w:val="001B46FD"/>
    <w:rsid w:val="001D6460"/>
    <w:rsid w:val="001D694D"/>
    <w:rsid w:val="001E0EC1"/>
    <w:rsid w:val="001E11CC"/>
    <w:rsid w:val="001E5790"/>
    <w:rsid w:val="001E672A"/>
    <w:rsid w:val="001F16BA"/>
    <w:rsid w:val="001F5113"/>
    <w:rsid w:val="002011D0"/>
    <w:rsid w:val="002036B3"/>
    <w:rsid w:val="0020585C"/>
    <w:rsid w:val="00206F58"/>
    <w:rsid w:val="00207FC7"/>
    <w:rsid w:val="00210B56"/>
    <w:rsid w:val="00216869"/>
    <w:rsid w:val="00221CBF"/>
    <w:rsid w:val="00234E15"/>
    <w:rsid w:val="00234F00"/>
    <w:rsid w:val="0023501F"/>
    <w:rsid w:val="00235054"/>
    <w:rsid w:val="00244358"/>
    <w:rsid w:val="00244726"/>
    <w:rsid w:val="002472AF"/>
    <w:rsid w:val="002472B7"/>
    <w:rsid w:val="0025349C"/>
    <w:rsid w:val="00255FE6"/>
    <w:rsid w:val="0025754F"/>
    <w:rsid w:val="0026118D"/>
    <w:rsid w:val="00274196"/>
    <w:rsid w:val="00276795"/>
    <w:rsid w:val="00277C08"/>
    <w:rsid w:val="0028089A"/>
    <w:rsid w:val="00285D1A"/>
    <w:rsid w:val="00291464"/>
    <w:rsid w:val="002A0BF2"/>
    <w:rsid w:val="002A1AE3"/>
    <w:rsid w:val="002A33DE"/>
    <w:rsid w:val="002B4127"/>
    <w:rsid w:val="002C1D14"/>
    <w:rsid w:val="002C3385"/>
    <w:rsid w:val="002D3663"/>
    <w:rsid w:val="002E62AA"/>
    <w:rsid w:val="002F0B64"/>
    <w:rsid w:val="002F3FD8"/>
    <w:rsid w:val="002F6A35"/>
    <w:rsid w:val="00304DC3"/>
    <w:rsid w:val="0030536A"/>
    <w:rsid w:val="00307683"/>
    <w:rsid w:val="00307703"/>
    <w:rsid w:val="003077A8"/>
    <w:rsid w:val="003105C0"/>
    <w:rsid w:val="00316117"/>
    <w:rsid w:val="00317487"/>
    <w:rsid w:val="0032342F"/>
    <w:rsid w:val="00343988"/>
    <w:rsid w:val="00346032"/>
    <w:rsid w:val="00347E7D"/>
    <w:rsid w:val="00350430"/>
    <w:rsid w:val="003643AE"/>
    <w:rsid w:val="00376278"/>
    <w:rsid w:val="003955A1"/>
    <w:rsid w:val="003A085F"/>
    <w:rsid w:val="003A39D0"/>
    <w:rsid w:val="003A7D23"/>
    <w:rsid w:val="003B3B19"/>
    <w:rsid w:val="003B7C2E"/>
    <w:rsid w:val="003D1CA1"/>
    <w:rsid w:val="003E2484"/>
    <w:rsid w:val="003E26E2"/>
    <w:rsid w:val="003E5FD5"/>
    <w:rsid w:val="003F2AC2"/>
    <w:rsid w:val="00405570"/>
    <w:rsid w:val="004069FF"/>
    <w:rsid w:val="004138CB"/>
    <w:rsid w:val="00417B8F"/>
    <w:rsid w:val="00425D82"/>
    <w:rsid w:val="00433882"/>
    <w:rsid w:val="00433C5F"/>
    <w:rsid w:val="00435933"/>
    <w:rsid w:val="00442628"/>
    <w:rsid w:val="0045495C"/>
    <w:rsid w:val="00463475"/>
    <w:rsid w:val="004677DC"/>
    <w:rsid w:val="004734C6"/>
    <w:rsid w:val="00473EAB"/>
    <w:rsid w:val="00480AC5"/>
    <w:rsid w:val="00486109"/>
    <w:rsid w:val="00486F74"/>
    <w:rsid w:val="004A2965"/>
    <w:rsid w:val="004B3ACA"/>
    <w:rsid w:val="004D5AD0"/>
    <w:rsid w:val="004E5317"/>
    <w:rsid w:val="004E6DCE"/>
    <w:rsid w:val="004F4FAF"/>
    <w:rsid w:val="005019DC"/>
    <w:rsid w:val="00502071"/>
    <w:rsid w:val="00516D22"/>
    <w:rsid w:val="00536742"/>
    <w:rsid w:val="00542D99"/>
    <w:rsid w:val="005504C4"/>
    <w:rsid w:val="005542BB"/>
    <w:rsid w:val="005610D2"/>
    <w:rsid w:val="0057481A"/>
    <w:rsid w:val="00577D0A"/>
    <w:rsid w:val="005821B7"/>
    <w:rsid w:val="00586FFC"/>
    <w:rsid w:val="0058706B"/>
    <w:rsid w:val="00590FC7"/>
    <w:rsid w:val="005A1145"/>
    <w:rsid w:val="005C42FB"/>
    <w:rsid w:val="005D3112"/>
    <w:rsid w:val="005D46E9"/>
    <w:rsid w:val="005E1575"/>
    <w:rsid w:val="005E7A46"/>
    <w:rsid w:val="006007C7"/>
    <w:rsid w:val="00611433"/>
    <w:rsid w:val="00613EBB"/>
    <w:rsid w:val="006177D0"/>
    <w:rsid w:val="00621ACC"/>
    <w:rsid w:val="00624924"/>
    <w:rsid w:val="006253FF"/>
    <w:rsid w:val="0064717C"/>
    <w:rsid w:val="0065595B"/>
    <w:rsid w:val="00655E8E"/>
    <w:rsid w:val="00663A90"/>
    <w:rsid w:val="0066670F"/>
    <w:rsid w:val="00667DC2"/>
    <w:rsid w:val="0067051C"/>
    <w:rsid w:val="00672FDE"/>
    <w:rsid w:val="00696AD8"/>
    <w:rsid w:val="006A07EC"/>
    <w:rsid w:val="006A2EB6"/>
    <w:rsid w:val="006A4192"/>
    <w:rsid w:val="006B42D4"/>
    <w:rsid w:val="006B6D64"/>
    <w:rsid w:val="006C2DD4"/>
    <w:rsid w:val="006C60E5"/>
    <w:rsid w:val="006C68B8"/>
    <w:rsid w:val="006D5B97"/>
    <w:rsid w:val="006E2D71"/>
    <w:rsid w:val="006F36DF"/>
    <w:rsid w:val="006F3A97"/>
    <w:rsid w:val="007032B5"/>
    <w:rsid w:val="007150C8"/>
    <w:rsid w:val="00725856"/>
    <w:rsid w:val="00730AE1"/>
    <w:rsid w:val="00731608"/>
    <w:rsid w:val="00733ACA"/>
    <w:rsid w:val="00733C23"/>
    <w:rsid w:val="00743F2B"/>
    <w:rsid w:val="0074499B"/>
    <w:rsid w:val="00761728"/>
    <w:rsid w:val="00772562"/>
    <w:rsid w:val="00780797"/>
    <w:rsid w:val="00781816"/>
    <w:rsid w:val="0079204A"/>
    <w:rsid w:val="00793B44"/>
    <w:rsid w:val="00794E75"/>
    <w:rsid w:val="007A5869"/>
    <w:rsid w:val="007C18C0"/>
    <w:rsid w:val="007D200A"/>
    <w:rsid w:val="007F3182"/>
    <w:rsid w:val="00801CDA"/>
    <w:rsid w:val="0080548F"/>
    <w:rsid w:val="00806E65"/>
    <w:rsid w:val="00807F7A"/>
    <w:rsid w:val="00820369"/>
    <w:rsid w:val="00830177"/>
    <w:rsid w:val="008371F5"/>
    <w:rsid w:val="00847518"/>
    <w:rsid w:val="008509CC"/>
    <w:rsid w:val="00852389"/>
    <w:rsid w:val="00856608"/>
    <w:rsid w:val="00860FB4"/>
    <w:rsid w:val="00872C3F"/>
    <w:rsid w:val="00882D50"/>
    <w:rsid w:val="0088676F"/>
    <w:rsid w:val="008A1EBA"/>
    <w:rsid w:val="008A6F73"/>
    <w:rsid w:val="008B3857"/>
    <w:rsid w:val="008B75C0"/>
    <w:rsid w:val="008B7F64"/>
    <w:rsid w:val="008C36D1"/>
    <w:rsid w:val="008C66C2"/>
    <w:rsid w:val="008C6C8B"/>
    <w:rsid w:val="008D27DC"/>
    <w:rsid w:val="008D5BB5"/>
    <w:rsid w:val="008E29F5"/>
    <w:rsid w:val="008E388D"/>
    <w:rsid w:val="008E68D2"/>
    <w:rsid w:val="008F34D7"/>
    <w:rsid w:val="008F6895"/>
    <w:rsid w:val="009077BA"/>
    <w:rsid w:val="009326F2"/>
    <w:rsid w:val="00934AB0"/>
    <w:rsid w:val="0095425F"/>
    <w:rsid w:val="009710FB"/>
    <w:rsid w:val="00971460"/>
    <w:rsid w:val="00980D8A"/>
    <w:rsid w:val="00982F06"/>
    <w:rsid w:val="00992633"/>
    <w:rsid w:val="009A3791"/>
    <w:rsid w:val="009A3CBA"/>
    <w:rsid w:val="009B01B7"/>
    <w:rsid w:val="009B1027"/>
    <w:rsid w:val="009B4C01"/>
    <w:rsid w:val="009C2635"/>
    <w:rsid w:val="009C5036"/>
    <w:rsid w:val="009D1487"/>
    <w:rsid w:val="009D56AD"/>
    <w:rsid w:val="009E066C"/>
    <w:rsid w:val="009E099E"/>
    <w:rsid w:val="009F3D09"/>
    <w:rsid w:val="009F6405"/>
    <w:rsid w:val="00A063E4"/>
    <w:rsid w:val="00A13091"/>
    <w:rsid w:val="00A25739"/>
    <w:rsid w:val="00A26D7C"/>
    <w:rsid w:val="00A33860"/>
    <w:rsid w:val="00A44003"/>
    <w:rsid w:val="00A565B9"/>
    <w:rsid w:val="00A57240"/>
    <w:rsid w:val="00A6016E"/>
    <w:rsid w:val="00A63022"/>
    <w:rsid w:val="00A6502E"/>
    <w:rsid w:val="00A804F5"/>
    <w:rsid w:val="00A96C92"/>
    <w:rsid w:val="00AA22E8"/>
    <w:rsid w:val="00AA3BD5"/>
    <w:rsid w:val="00AA6800"/>
    <w:rsid w:val="00AB5782"/>
    <w:rsid w:val="00AC27D1"/>
    <w:rsid w:val="00AD10A6"/>
    <w:rsid w:val="00AE12BC"/>
    <w:rsid w:val="00AE2242"/>
    <w:rsid w:val="00AF13E7"/>
    <w:rsid w:val="00AF25D8"/>
    <w:rsid w:val="00AF6646"/>
    <w:rsid w:val="00B05F65"/>
    <w:rsid w:val="00B11D87"/>
    <w:rsid w:val="00B11EF5"/>
    <w:rsid w:val="00B15A3E"/>
    <w:rsid w:val="00B208A4"/>
    <w:rsid w:val="00B21BCF"/>
    <w:rsid w:val="00B2539D"/>
    <w:rsid w:val="00B3418D"/>
    <w:rsid w:val="00B5140F"/>
    <w:rsid w:val="00B6056C"/>
    <w:rsid w:val="00B60740"/>
    <w:rsid w:val="00B83767"/>
    <w:rsid w:val="00B84BE8"/>
    <w:rsid w:val="00B911ED"/>
    <w:rsid w:val="00BB091F"/>
    <w:rsid w:val="00BB44BF"/>
    <w:rsid w:val="00BC10B3"/>
    <w:rsid w:val="00BC439D"/>
    <w:rsid w:val="00BD490A"/>
    <w:rsid w:val="00BF1BA6"/>
    <w:rsid w:val="00BF51EC"/>
    <w:rsid w:val="00C1079B"/>
    <w:rsid w:val="00C116B2"/>
    <w:rsid w:val="00C12DD6"/>
    <w:rsid w:val="00C1356A"/>
    <w:rsid w:val="00C246BD"/>
    <w:rsid w:val="00C32AC3"/>
    <w:rsid w:val="00C34D47"/>
    <w:rsid w:val="00C42032"/>
    <w:rsid w:val="00C468F6"/>
    <w:rsid w:val="00C54273"/>
    <w:rsid w:val="00C613D7"/>
    <w:rsid w:val="00C62F27"/>
    <w:rsid w:val="00C64341"/>
    <w:rsid w:val="00C71E79"/>
    <w:rsid w:val="00C864D3"/>
    <w:rsid w:val="00C86BDA"/>
    <w:rsid w:val="00C906CB"/>
    <w:rsid w:val="00C91134"/>
    <w:rsid w:val="00C9439F"/>
    <w:rsid w:val="00CA0CE8"/>
    <w:rsid w:val="00CB5A0A"/>
    <w:rsid w:val="00CB7620"/>
    <w:rsid w:val="00CD7F1A"/>
    <w:rsid w:val="00D002DB"/>
    <w:rsid w:val="00D025F6"/>
    <w:rsid w:val="00D25418"/>
    <w:rsid w:val="00D27C59"/>
    <w:rsid w:val="00D3428E"/>
    <w:rsid w:val="00D60294"/>
    <w:rsid w:val="00D74412"/>
    <w:rsid w:val="00D82C31"/>
    <w:rsid w:val="00D95D07"/>
    <w:rsid w:val="00D96AF9"/>
    <w:rsid w:val="00DA0DB7"/>
    <w:rsid w:val="00DA1C95"/>
    <w:rsid w:val="00DA40B3"/>
    <w:rsid w:val="00DB2F42"/>
    <w:rsid w:val="00DC2F16"/>
    <w:rsid w:val="00DC5C0F"/>
    <w:rsid w:val="00DD709C"/>
    <w:rsid w:val="00DE3693"/>
    <w:rsid w:val="00DE7E27"/>
    <w:rsid w:val="00DF113F"/>
    <w:rsid w:val="00E009DA"/>
    <w:rsid w:val="00E0128D"/>
    <w:rsid w:val="00E152F1"/>
    <w:rsid w:val="00E20BFB"/>
    <w:rsid w:val="00E21EFB"/>
    <w:rsid w:val="00E22D2B"/>
    <w:rsid w:val="00E23583"/>
    <w:rsid w:val="00E308E4"/>
    <w:rsid w:val="00E3626B"/>
    <w:rsid w:val="00E36671"/>
    <w:rsid w:val="00E43F66"/>
    <w:rsid w:val="00E440E0"/>
    <w:rsid w:val="00E5355F"/>
    <w:rsid w:val="00E5393F"/>
    <w:rsid w:val="00E53941"/>
    <w:rsid w:val="00E56495"/>
    <w:rsid w:val="00E63B81"/>
    <w:rsid w:val="00E661D6"/>
    <w:rsid w:val="00E7080A"/>
    <w:rsid w:val="00E70C37"/>
    <w:rsid w:val="00E72B41"/>
    <w:rsid w:val="00E7443A"/>
    <w:rsid w:val="00E7479D"/>
    <w:rsid w:val="00E7599E"/>
    <w:rsid w:val="00E80369"/>
    <w:rsid w:val="00E8106A"/>
    <w:rsid w:val="00E8137F"/>
    <w:rsid w:val="00E8402B"/>
    <w:rsid w:val="00E941AB"/>
    <w:rsid w:val="00E944F3"/>
    <w:rsid w:val="00E959FE"/>
    <w:rsid w:val="00EA2884"/>
    <w:rsid w:val="00ED05EA"/>
    <w:rsid w:val="00ED3B0B"/>
    <w:rsid w:val="00F0008F"/>
    <w:rsid w:val="00F02858"/>
    <w:rsid w:val="00F11530"/>
    <w:rsid w:val="00F22D44"/>
    <w:rsid w:val="00F27AE1"/>
    <w:rsid w:val="00F34DDB"/>
    <w:rsid w:val="00F43F3C"/>
    <w:rsid w:val="00F569C7"/>
    <w:rsid w:val="00F571CA"/>
    <w:rsid w:val="00F6035E"/>
    <w:rsid w:val="00F619E5"/>
    <w:rsid w:val="00F6556D"/>
    <w:rsid w:val="00F70FED"/>
    <w:rsid w:val="00F724C2"/>
    <w:rsid w:val="00F726F7"/>
    <w:rsid w:val="00F8395B"/>
    <w:rsid w:val="00F87CEE"/>
    <w:rsid w:val="00FA0530"/>
    <w:rsid w:val="00FA700E"/>
    <w:rsid w:val="00FA7544"/>
    <w:rsid w:val="00FA79FE"/>
    <w:rsid w:val="00FB3E7C"/>
    <w:rsid w:val="00FC111E"/>
    <w:rsid w:val="00FC5405"/>
    <w:rsid w:val="00FD21CD"/>
    <w:rsid w:val="00FD4511"/>
    <w:rsid w:val="00FD452A"/>
    <w:rsid w:val="00FD6476"/>
    <w:rsid w:val="00FD6CC8"/>
    <w:rsid w:val="00FE0584"/>
    <w:rsid w:val="00FE0F43"/>
    <w:rsid w:val="00FF3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53152"/>
  <w15:chartTrackingRefBased/>
  <w15:docId w15:val="{7C1A8D97-73E9-4B0B-9E96-1495C746D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77D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379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0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A0CE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A0CE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C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CE8"/>
    <w:rPr>
      <w:rFonts w:ascii="Courier New" w:eastAsia="Times New Roman" w:hAnsi="Courier New" w:cs="Courier New"/>
      <w:sz w:val="20"/>
      <w:szCs w:val="20"/>
    </w:rPr>
  </w:style>
  <w:style w:type="character" w:customStyle="1" w:styleId="oscerrorblack">
    <w:name w:val="osc_error_black"/>
    <w:basedOn w:val="DefaultParagraphFont"/>
    <w:rsid w:val="00BB091F"/>
  </w:style>
  <w:style w:type="character" w:customStyle="1" w:styleId="osctagsystem">
    <w:name w:val="osc_tag_system"/>
    <w:basedOn w:val="DefaultParagraphFont"/>
    <w:rsid w:val="00BB091F"/>
  </w:style>
  <w:style w:type="character" w:styleId="Strong">
    <w:name w:val="Strong"/>
    <w:basedOn w:val="DefaultParagraphFont"/>
    <w:uiPriority w:val="22"/>
    <w:qFormat/>
    <w:rsid w:val="00E941A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0E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0E79"/>
    <w:rPr>
      <w:rFonts w:ascii="Segoe UI" w:hAnsi="Segoe UI" w:cs="Segoe UI"/>
      <w:sz w:val="18"/>
      <w:szCs w:val="18"/>
    </w:rPr>
  </w:style>
  <w:style w:type="character" w:styleId="HTMLVariable">
    <w:name w:val="HTML Variable"/>
    <w:basedOn w:val="DefaultParagraphFont"/>
    <w:uiPriority w:val="99"/>
    <w:semiHidden/>
    <w:unhideWhenUsed/>
    <w:rsid w:val="008C6C8B"/>
    <w:rPr>
      <w:i/>
      <w:iCs/>
    </w:rPr>
  </w:style>
  <w:style w:type="character" w:customStyle="1" w:styleId="ph">
    <w:name w:val="ph"/>
    <w:basedOn w:val="DefaultParagraphFont"/>
    <w:rsid w:val="002472AF"/>
  </w:style>
  <w:style w:type="paragraph" w:styleId="Header">
    <w:name w:val="header"/>
    <w:basedOn w:val="Normal"/>
    <w:link w:val="HeaderChar"/>
    <w:uiPriority w:val="99"/>
    <w:unhideWhenUsed/>
    <w:rsid w:val="00980D8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D8A"/>
  </w:style>
  <w:style w:type="paragraph" w:styleId="Footer">
    <w:name w:val="footer"/>
    <w:basedOn w:val="Normal"/>
    <w:link w:val="FooterChar"/>
    <w:uiPriority w:val="99"/>
    <w:unhideWhenUsed/>
    <w:rsid w:val="00980D8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D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8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8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7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8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05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51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7539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1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5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4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6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4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6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3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6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86E4D-C6DB-430C-8C9D-E7BDFBD31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42150</TotalTime>
  <Pages>31</Pages>
  <Words>2453</Words>
  <Characters>13983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118</cp:revision>
  <dcterms:created xsi:type="dcterms:W3CDTF">2019-12-17T20:11:00Z</dcterms:created>
  <dcterms:modified xsi:type="dcterms:W3CDTF">2020-09-12T19:55:00Z</dcterms:modified>
</cp:coreProperties>
</file>